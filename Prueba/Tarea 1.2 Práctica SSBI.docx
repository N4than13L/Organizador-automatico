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3898" w:rsidRDefault="00AD3898" w:rsidP="00AD3898">
      <w:pPr>
        <w:pStyle w:val="Prrafodelista"/>
      </w:pPr>
    </w:p>
    <w:p w:rsidR="005F0B0A" w:rsidRPr="004647C3" w:rsidRDefault="00E07598" w:rsidP="0016391B">
      <w:pPr>
        <w:spacing w:before="248"/>
        <w:ind w:left="142"/>
        <w:jc w:val="both"/>
        <w:rPr>
          <w:rFonts w:ascii="Segoe UI" w:hAnsi="Segoe UI" w:cs="Segoe UI"/>
          <w:i/>
          <w:sz w:val="52"/>
        </w:rPr>
      </w:pPr>
      <w:r w:rsidRPr="004647C3">
        <w:rPr>
          <w:rFonts w:ascii="Segoe UI" w:hAnsi="Segoe UI" w:cs="Segoe UI"/>
          <w:i/>
          <w:color w:val="17365D"/>
          <w:sz w:val="52"/>
        </w:rPr>
        <w:t xml:space="preserve">Práctica </w:t>
      </w:r>
      <w:r w:rsidR="00B3463C">
        <w:rPr>
          <w:rFonts w:ascii="Segoe UI" w:hAnsi="Segoe UI" w:cs="Segoe UI"/>
          <w:i/>
          <w:color w:val="17365D"/>
          <w:sz w:val="52"/>
          <w:szCs w:val="52"/>
        </w:rPr>
        <w:t xml:space="preserve">sobre </w:t>
      </w:r>
      <w:r w:rsidR="00B3463C" w:rsidRPr="0081100E">
        <w:rPr>
          <w:rFonts w:ascii="Segoe UI" w:hAnsi="Segoe UI" w:cs="Segoe UI"/>
          <w:i/>
          <w:color w:val="17365D"/>
          <w:sz w:val="52"/>
          <w:szCs w:val="52"/>
        </w:rPr>
        <w:t>S</w:t>
      </w:r>
      <w:r w:rsidR="00B3463C">
        <w:rPr>
          <w:rFonts w:ascii="Segoe UI" w:hAnsi="Segoe UI" w:cs="Segoe UI"/>
          <w:i/>
          <w:color w:val="17365D"/>
          <w:sz w:val="52"/>
          <w:szCs w:val="52"/>
        </w:rPr>
        <w:t xml:space="preserve">istemas de </w:t>
      </w:r>
      <w:r w:rsidR="00B3463C" w:rsidRPr="0081100E">
        <w:rPr>
          <w:rFonts w:ascii="Segoe UI" w:hAnsi="Segoe UI" w:cs="Segoe UI"/>
          <w:i/>
          <w:color w:val="17365D"/>
          <w:sz w:val="52"/>
          <w:szCs w:val="52"/>
        </w:rPr>
        <w:t>S</w:t>
      </w:r>
      <w:r w:rsidR="00B3463C">
        <w:rPr>
          <w:rFonts w:ascii="Segoe UI" w:hAnsi="Segoe UI" w:cs="Segoe UI"/>
          <w:i/>
          <w:color w:val="17365D"/>
          <w:sz w:val="52"/>
          <w:szCs w:val="52"/>
        </w:rPr>
        <w:t>oporte</w:t>
      </w:r>
      <w:r w:rsidR="00B3463C" w:rsidRPr="0081100E">
        <w:rPr>
          <w:rFonts w:ascii="Segoe UI" w:hAnsi="Segoe UI" w:cs="Segoe UI"/>
          <w:i/>
          <w:color w:val="17365D"/>
          <w:sz w:val="52"/>
          <w:szCs w:val="52"/>
        </w:rPr>
        <w:t xml:space="preserve"> B</w:t>
      </w:r>
      <w:r w:rsidR="00B3463C">
        <w:rPr>
          <w:rFonts w:ascii="Segoe UI" w:hAnsi="Segoe UI" w:cs="Segoe UI"/>
          <w:i/>
          <w:color w:val="17365D"/>
          <w:sz w:val="52"/>
          <w:szCs w:val="52"/>
        </w:rPr>
        <w:t>asados</w:t>
      </w:r>
      <w:r w:rsidR="00B3463C" w:rsidRPr="0081100E">
        <w:rPr>
          <w:rFonts w:ascii="Segoe UI" w:hAnsi="Segoe UI" w:cs="Segoe UI"/>
          <w:i/>
          <w:color w:val="17365D"/>
          <w:sz w:val="52"/>
          <w:szCs w:val="52"/>
        </w:rPr>
        <w:t xml:space="preserve"> </w:t>
      </w:r>
      <w:r w:rsidR="00B3463C">
        <w:rPr>
          <w:rFonts w:ascii="Segoe UI" w:hAnsi="Segoe UI" w:cs="Segoe UI"/>
          <w:i/>
          <w:color w:val="17365D"/>
          <w:sz w:val="52"/>
          <w:szCs w:val="52"/>
        </w:rPr>
        <w:t xml:space="preserve">en la </w:t>
      </w:r>
      <w:r w:rsidR="00B3463C" w:rsidRPr="0081100E">
        <w:rPr>
          <w:rFonts w:ascii="Segoe UI" w:hAnsi="Segoe UI" w:cs="Segoe UI"/>
          <w:i/>
          <w:color w:val="17365D"/>
          <w:sz w:val="52"/>
          <w:szCs w:val="52"/>
        </w:rPr>
        <w:t>I</w:t>
      </w:r>
      <w:r w:rsidR="00B3463C">
        <w:rPr>
          <w:rFonts w:ascii="Segoe UI" w:hAnsi="Segoe UI" w:cs="Segoe UI"/>
          <w:i/>
          <w:color w:val="17365D"/>
          <w:sz w:val="52"/>
          <w:szCs w:val="52"/>
        </w:rPr>
        <w:t>nformación</w:t>
      </w:r>
    </w:p>
    <w:p w:rsidR="005F0B0A" w:rsidRPr="004647C3" w:rsidRDefault="0016391B">
      <w:pPr>
        <w:pStyle w:val="Textoindependiente"/>
        <w:rPr>
          <w:rFonts w:ascii="Segoe UI" w:hAnsi="Segoe UI" w:cs="Segoe UI"/>
          <w:sz w:val="20"/>
        </w:rPr>
      </w:pPr>
      <w:r w:rsidRPr="004647C3">
        <w:rPr>
          <w:rFonts w:ascii="Segoe UI" w:hAnsi="Segoe UI" w:cs="Segoe UI"/>
          <w:i/>
          <w:noProof/>
          <w:lang w:val="es-DO" w:eastAsia="es-DO" w:bidi="ar-SA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A6435EA" wp14:editId="0175258F">
                <wp:simplePos x="0" y="0"/>
                <wp:positionH relativeFrom="page">
                  <wp:posOffset>1054735</wp:posOffset>
                </wp:positionH>
                <wp:positionV relativeFrom="paragraph">
                  <wp:posOffset>6985</wp:posOffset>
                </wp:positionV>
                <wp:extent cx="5688000" cy="0"/>
                <wp:effectExtent l="0" t="0" r="27305" b="1905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8000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4F81B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3ADD96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3.05pt,.55pt" to="530.9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" strokecolor="#4f81bc" strokeweight=".96pt">
                <w10:wrap type="topAndBottom" anchorx="page"/>
              </v:line>
            </w:pict>
          </mc:Fallback>
        </mc:AlternateContent>
      </w:r>
    </w:p>
    <w:p w:rsidR="005F0B0A" w:rsidRPr="004647C3" w:rsidRDefault="005F0B0A">
      <w:pPr>
        <w:pStyle w:val="Textoindependiente"/>
        <w:spacing w:before="7"/>
        <w:rPr>
          <w:rFonts w:ascii="Segoe UI" w:hAnsi="Segoe UI" w:cs="Segoe UI"/>
          <w:sz w:val="17"/>
        </w:rPr>
      </w:pPr>
    </w:p>
    <w:p w:rsidR="005D636A" w:rsidRDefault="005D636A" w:rsidP="005D636A">
      <w:pPr>
        <w:jc w:val="both"/>
        <w:rPr>
          <w:rFonts w:ascii="Segoe UI" w:hAnsi="Segoe UI" w:cs="Segoe UI"/>
          <w:i/>
          <w:color w:val="495057"/>
          <w:sz w:val="24"/>
          <w:szCs w:val="24"/>
          <w:shd w:val="clear" w:color="auto" w:fill="FFFFFF"/>
        </w:rPr>
      </w:pPr>
      <w:r w:rsidRPr="0016391B">
        <w:rPr>
          <w:rFonts w:ascii="Segoe UI" w:hAnsi="Segoe UI" w:cs="Segoe UI"/>
          <w:i/>
          <w:color w:val="495057"/>
          <w:sz w:val="24"/>
          <w:szCs w:val="24"/>
          <w:shd w:val="clear" w:color="auto" w:fill="FFFFFF"/>
        </w:rPr>
        <w:t>Dados los conocimientos</w:t>
      </w:r>
      <w:r w:rsidR="00B3463C">
        <w:rPr>
          <w:rFonts w:ascii="Segoe UI" w:hAnsi="Segoe UI" w:cs="Segoe UI"/>
          <w:i/>
          <w:color w:val="495057"/>
          <w:sz w:val="24"/>
          <w:szCs w:val="24"/>
          <w:shd w:val="clear" w:color="auto" w:fill="FFFFFF"/>
        </w:rPr>
        <w:t xml:space="preserve"> sobre Sistemas de Soporte Basados en la Información, enumerar </w:t>
      </w:r>
      <w:r w:rsidRPr="0016391B">
        <w:rPr>
          <w:rFonts w:ascii="Segoe UI" w:hAnsi="Segoe UI" w:cs="Segoe UI"/>
          <w:i/>
          <w:color w:val="495057"/>
          <w:sz w:val="24"/>
          <w:szCs w:val="24"/>
          <w:shd w:val="clear" w:color="auto" w:fill="FFFFFF"/>
        </w:rPr>
        <w:t>5 ejemplos</w:t>
      </w:r>
      <w:r w:rsidR="0016391B">
        <w:rPr>
          <w:rFonts w:ascii="Segoe UI" w:hAnsi="Segoe UI" w:cs="Segoe UI"/>
          <w:i/>
          <w:color w:val="495057"/>
          <w:sz w:val="24"/>
          <w:szCs w:val="24"/>
          <w:shd w:val="clear" w:color="auto" w:fill="FFFFFF"/>
        </w:rPr>
        <w:t xml:space="preserve"> de cada uno de ellos.</w:t>
      </w:r>
      <w:r w:rsidR="00B3463C">
        <w:rPr>
          <w:rFonts w:ascii="Segoe UI" w:hAnsi="Segoe UI" w:cs="Segoe UI"/>
          <w:i/>
          <w:color w:val="495057"/>
          <w:sz w:val="24"/>
          <w:szCs w:val="24"/>
          <w:shd w:val="clear" w:color="auto" w:fill="FFFFFF"/>
        </w:rPr>
        <w:t xml:space="preserve"> (</w:t>
      </w:r>
      <w:r w:rsidR="00ED0690">
        <w:rPr>
          <w:rFonts w:ascii="Segoe UI" w:hAnsi="Segoe UI" w:cs="Segoe UI"/>
          <w:i/>
          <w:color w:val="495057"/>
          <w:sz w:val="24"/>
          <w:szCs w:val="24"/>
          <w:shd w:val="clear" w:color="auto" w:fill="FFFFFF"/>
        </w:rPr>
        <w:t>Software</w:t>
      </w:r>
      <w:r w:rsidR="00B3463C">
        <w:rPr>
          <w:rFonts w:ascii="Segoe UI" w:hAnsi="Segoe UI" w:cs="Segoe UI"/>
          <w:i/>
          <w:color w:val="495057"/>
          <w:sz w:val="24"/>
          <w:szCs w:val="24"/>
          <w:shd w:val="clear" w:color="auto" w:fill="FFFFFF"/>
        </w:rPr>
        <w:t xml:space="preserve"> y/o herramientas que nos ayudan en la adecuación de la información).</w:t>
      </w:r>
    </w:p>
    <w:p w:rsidR="0016391B" w:rsidRDefault="0016391B" w:rsidP="005D636A">
      <w:pPr>
        <w:jc w:val="both"/>
        <w:rPr>
          <w:rFonts w:ascii="Segoe UI" w:hAnsi="Segoe UI" w:cs="Segoe UI"/>
          <w:i/>
          <w:color w:val="495057"/>
          <w:sz w:val="24"/>
          <w:szCs w:val="24"/>
          <w:shd w:val="clear" w:color="auto" w:fill="FFFFFF"/>
        </w:rPr>
      </w:pPr>
    </w:p>
    <w:p w:rsidR="00B3463C" w:rsidRPr="0081100E" w:rsidRDefault="00B3463C" w:rsidP="00B3463C">
      <w:pPr>
        <w:widowControl/>
        <w:numPr>
          <w:ilvl w:val="1"/>
          <w:numId w:val="8"/>
        </w:numPr>
        <w:tabs>
          <w:tab w:val="clear" w:pos="510"/>
          <w:tab w:val="num" w:pos="851"/>
        </w:tabs>
        <w:autoSpaceDE/>
        <w:autoSpaceDN/>
        <w:spacing w:line="360" w:lineRule="auto"/>
        <w:ind w:left="851" w:hanging="567"/>
        <w:jc w:val="both"/>
        <w:rPr>
          <w:rFonts w:ascii="Segoe UI" w:hAnsi="Segoe UI" w:cs="Segoe UI"/>
          <w:i/>
          <w:iCs/>
          <w:color w:val="495057"/>
          <w:sz w:val="24"/>
          <w:szCs w:val="24"/>
          <w:lang w:eastAsia="es-DO"/>
        </w:rPr>
      </w:pPr>
      <w:r w:rsidRPr="0081100E">
        <w:rPr>
          <w:rFonts w:ascii="Segoe UI" w:hAnsi="Segoe UI" w:cs="Segoe UI"/>
          <w:i/>
          <w:iCs/>
          <w:color w:val="495057"/>
          <w:sz w:val="24"/>
          <w:szCs w:val="24"/>
          <w:lang w:eastAsia="es-DO"/>
        </w:rPr>
        <w:t>Sistemas de soporte del proceso de transacciones.</w:t>
      </w:r>
    </w:p>
    <w:p w:rsidR="00B3463C" w:rsidRPr="0081100E" w:rsidRDefault="00B3463C" w:rsidP="00B3463C">
      <w:pPr>
        <w:widowControl/>
        <w:numPr>
          <w:ilvl w:val="1"/>
          <w:numId w:val="8"/>
        </w:numPr>
        <w:tabs>
          <w:tab w:val="clear" w:pos="510"/>
          <w:tab w:val="num" w:pos="851"/>
        </w:tabs>
        <w:autoSpaceDE/>
        <w:autoSpaceDN/>
        <w:spacing w:line="360" w:lineRule="auto"/>
        <w:ind w:left="851" w:hanging="567"/>
        <w:jc w:val="both"/>
        <w:rPr>
          <w:rFonts w:ascii="Segoe UI" w:hAnsi="Segoe UI" w:cs="Segoe UI"/>
          <w:i/>
          <w:iCs/>
          <w:color w:val="495057"/>
          <w:sz w:val="24"/>
          <w:szCs w:val="24"/>
          <w:lang w:eastAsia="es-DO"/>
        </w:rPr>
      </w:pPr>
      <w:r w:rsidRPr="0081100E">
        <w:rPr>
          <w:rFonts w:ascii="Segoe UI" w:hAnsi="Segoe UI" w:cs="Segoe UI"/>
          <w:i/>
          <w:iCs/>
          <w:color w:val="495057"/>
          <w:sz w:val="24"/>
          <w:szCs w:val="24"/>
          <w:lang w:eastAsia="es-DO"/>
        </w:rPr>
        <w:t>Sistemas de soporte a la oficina.</w:t>
      </w:r>
    </w:p>
    <w:p w:rsidR="00B3463C" w:rsidRPr="0081100E" w:rsidRDefault="00B3463C" w:rsidP="00B3463C">
      <w:pPr>
        <w:widowControl/>
        <w:numPr>
          <w:ilvl w:val="1"/>
          <w:numId w:val="8"/>
        </w:numPr>
        <w:tabs>
          <w:tab w:val="clear" w:pos="510"/>
          <w:tab w:val="num" w:pos="851"/>
        </w:tabs>
        <w:autoSpaceDE/>
        <w:autoSpaceDN/>
        <w:spacing w:line="360" w:lineRule="auto"/>
        <w:ind w:left="851" w:hanging="567"/>
        <w:jc w:val="both"/>
        <w:rPr>
          <w:rFonts w:ascii="Segoe UI" w:hAnsi="Segoe UI" w:cs="Segoe UI"/>
          <w:i/>
          <w:iCs/>
          <w:color w:val="495057"/>
          <w:sz w:val="24"/>
          <w:szCs w:val="24"/>
          <w:lang w:eastAsia="es-DO"/>
        </w:rPr>
      </w:pPr>
      <w:r w:rsidRPr="0081100E">
        <w:rPr>
          <w:rFonts w:ascii="Segoe UI" w:hAnsi="Segoe UI" w:cs="Segoe UI"/>
          <w:i/>
          <w:iCs/>
          <w:color w:val="495057"/>
          <w:sz w:val="24"/>
          <w:szCs w:val="24"/>
          <w:lang w:eastAsia="es-DO"/>
        </w:rPr>
        <w:t>Sistema de soporte para el control presupuestal.</w:t>
      </w:r>
    </w:p>
    <w:p w:rsidR="00B3463C" w:rsidRPr="0081100E" w:rsidRDefault="00B3463C" w:rsidP="00B3463C">
      <w:pPr>
        <w:widowControl/>
        <w:numPr>
          <w:ilvl w:val="1"/>
          <w:numId w:val="8"/>
        </w:numPr>
        <w:tabs>
          <w:tab w:val="clear" w:pos="510"/>
          <w:tab w:val="num" w:pos="851"/>
        </w:tabs>
        <w:autoSpaceDE/>
        <w:autoSpaceDN/>
        <w:spacing w:line="360" w:lineRule="auto"/>
        <w:ind w:left="851" w:hanging="567"/>
        <w:jc w:val="both"/>
        <w:rPr>
          <w:rFonts w:ascii="Segoe UI" w:hAnsi="Segoe UI" w:cs="Segoe UI"/>
          <w:i/>
          <w:iCs/>
          <w:color w:val="495057"/>
          <w:sz w:val="24"/>
          <w:szCs w:val="24"/>
          <w:lang w:eastAsia="es-DO"/>
        </w:rPr>
      </w:pPr>
      <w:r w:rsidRPr="0081100E">
        <w:rPr>
          <w:rFonts w:ascii="Segoe UI" w:hAnsi="Segoe UI" w:cs="Segoe UI"/>
          <w:i/>
          <w:iCs/>
          <w:color w:val="495057"/>
          <w:sz w:val="24"/>
          <w:szCs w:val="24"/>
          <w:lang w:eastAsia="es-DO"/>
        </w:rPr>
        <w:t>Sistema de soporte para control administrativo.</w:t>
      </w:r>
    </w:p>
    <w:p w:rsidR="00B3463C" w:rsidRPr="0081100E" w:rsidRDefault="00B3463C" w:rsidP="00B3463C">
      <w:pPr>
        <w:widowControl/>
        <w:numPr>
          <w:ilvl w:val="1"/>
          <w:numId w:val="8"/>
        </w:numPr>
        <w:tabs>
          <w:tab w:val="clear" w:pos="510"/>
          <w:tab w:val="num" w:pos="851"/>
        </w:tabs>
        <w:autoSpaceDE/>
        <w:autoSpaceDN/>
        <w:spacing w:line="360" w:lineRule="auto"/>
        <w:ind w:left="851" w:hanging="567"/>
        <w:jc w:val="both"/>
        <w:rPr>
          <w:rFonts w:ascii="Segoe UI" w:hAnsi="Segoe UI" w:cs="Segoe UI"/>
          <w:i/>
          <w:iCs/>
          <w:color w:val="495057"/>
          <w:sz w:val="24"/>
          <w:szCs w:val="24"/>
          <w:lang w:eastAsia="es-DO"/>
        </w:rPr>
      </w:pPr>
      <w:r w:rsidRPr="0081100E">
        <w:rPr>
          <w:rFonts w:ascii="Segoe UI" w:hAnsi="Segoe UI" w:cs="Segoe UI"/>
          <w:i/>
          <w:iCs/>
          <w:color w:val="495057"/>
          <w:sz w:val="24"/>
          <w:szCs w:val="24"/>
          <w:lang w:eastAsia="es-DO"/>
        </w:rPr>
        <w:t>Sistema de soporte a las decisiones.</w:t>
      </w:r>
    </w:p>
    <w:p w:rsidR="00B3463C" w:rsidRPr="0081100E" w:rsidRDefault="00B3463C" w:rsidP="00B3463C">
      <w:pPr>
        <w:widowControl/>
        <w:numPr>
          <w:ilvl w:val="1"/>
          <w:numId w:val="8"/>
        </w:numPr>
        <w:tabs>
          <w:tab w:val="clear" w:pos="510"/>
          <w:tab w:val="num" w:pos="851"/>
        </w:tabs>
        <w:autoSpaceDE/>
        <w:autoSpaceDN/>
        <w:spacing w:line="360" w:lineRule="auto"/>
        <w:ind w:left="851" w:hanging="567"/>
        <w:jc w:val="both"/>
        <w:rPr>
          <w:rFonts w:ascii="Segoe UI" w:hAnsi="Segoe UI" w:cs="Segoe UI"/>
          <w:i/>
          <w:iCs/>
          <w:color w:val="495057"/>
          <w:sz w:val="24"/>
          <w:szCs w:val="24"/>
          <w:lang w:eastAsia="es-DO"/>
        </w:rPr>
      </w:pPr>
      <w:r w:rsidRPr="0081100E">
        <w:rPr>
          <w:rFonts w:ascii="Segoe UI" w:hAnsi="Segoe UI" w:cs="Segoe UI"/>
          <w:i/>
          <w:iCs/>
          <w:color w:val="495057"/>
          <w:sz w:val="24"/>
          <w:szCs w:val="24"/>
          <w:lang w:eastAsia="es-DO"/>
        </w:rPr>
        <w:t>Sistema de soporte a la plantación estratégica.</w:t>
      </w:r>
    </w:p>
    <w:p w:rsidR="0016391B" w:rsidRDefault="0016391B" w:rsidP="0016391B">
      <w:pPr>
        <w:jc w:val="both"/>
        <w:rPr>
          <w:rFonts w:ascii="Segoe UI" w:hAnsi="Segoe UI" w:cs="Segoe UI"/>
          <w:i/>
          <w:color w:val="495057"/>
          <w:sz w:val="24"/>
          <w:szCs w:val="24"/>
          <w:shd w:val="clear" w:color="auto" w:fill="FFFFFF"/>
        </w:rPr>
      </w:pPr>
    </w:p>
    <w:p w:rsidR="005D636A" w:rsidRPr="005D636A" w:rsidRDefault="005D636A" w:rsidP="005D636A">
      <w:pPr>
        <w:pStyle w:val="Ttulo3"/>
        <w:spacing w:before="0"/>
        <w:rPr>
          <w:rFonts w:ascii="Segoe UI" w:hAnsi="Segoe UI" w:cs="Segoe UI"/>
          <w:b/>
          <w:i/>
          <w:iCs/>
          <w:color w:val="495057"/>
          <w:sz w:val="32"/>
          <w:szCs w:val="52"/>
        </w:rPr>
      </w:pPr>
      <w:bookmarkStart w:id="0" w:name="_GoBack"/>
      <w:r w:rsidRPr="005D636A">
        <w:rPr>
          <w:rFonts w:ascii="Segoe UI" w:hAnsi="Segoe UI" w:cs="Segoe UI"/>
          <w:b/>
          <w:i/>
          <w:iCs/>
          <w:color w:val="495057"/>
          <w:sz w:val="32"/>
          <w:szCs w:val="52"/>
        </w:rPr>
        <w:t>Metodología de Participación o Criterio de Evaluación:</w:t>
      </w:r>
    </w:p>
    <w:p w:rsidR="005D636A" w:rsidRPr="005D636A" w:rsidRDefault="005D636A" w:rsidP="005D636A"/>
    <w:p w:rsidR="005D636A" w:rsidRDefault="005D636A" w:rsidP="005D636A">
      <w:pPr>
        <w:spacing w:after="100" w:afterAutospacing="1" w:line="360" w:lineRule="auto"/>
        <w:jc w:val="both"/>
        <w:outlineLvl w:val="4"/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</w:pPr>
      <w:r w:rsidRPr="00A03736">
        <w:rPr>
          <w:rFonts w:ascii="Segoe UI" w:hAnsi="Segoe UI" w:cs="Segoe UI"/>
          <w:b/>
          <w:bCs/>
          <w:i/>
          <w:iCs/>
          <w:color w:val="495057"/>
          <w:sz w:val="20"/>
          <w:szCs w:val="20"/>
          <w:lang w:eastAsia="es-DO"/>
        </w:rPr>
        <w:t>Objetivos específicos:</w:t>
      </w:r>
      <w:r w:rsidRPr="00A03736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 </w:t>
      </w:r>
      <w:r w:rsidRPr="00DC0868">
        <w:rPr>
          <w:rFonts w:ascii="Segoe UI" w:hAnsi="Segoe UI" w:cs="Segoe UI"/>
          <w:i/>
          <w:iCs/>
          <w:color w:val="495057"/>
          <w:lang w:eastAsia="es-DO"/>
        </w:rPr>
        <w:t>Lograr que al final del semestre los estudiantes estén en capacidad de analizar, diseñar e implantar los componentes que integran los sistemas y procedimientos Administrativos y Orgánicos de cualquier entidad.</w:t>
      </w:r>
    </w:p>
    <w:p w:rsidR="005D636A" w:rsidRPr="00D00109" w:rsidRDefault="005D636A" w:rsidP="005D636A">
      <w:pPr>
        <w:spacing w:after="100" w:afterAutospacing="1"/>
        <w:rPr>
          <w:rFonts w:ascii="Segoe UI" w:hAnsi="Segoe UI" w:cs="Segoe UI"/>
          <w:color w:val="495057"/>
          <w:lang w:eastAsia="es-DO"/>
        </w:rPr>
      </w:pPr>
      <w:r w:rsidRPr="00D00109">
        <w:rPr>
          <w:rFonts w:ascii="Segoe UI" w:hAnsi="Segoe UI" w:cs="Segoe UI"/>
          <w:i/>
          <w:iCs/>
          <w:color w:val="495057"/>
          <w:lang w:eastAsia="es-DO"/>
        </w:rPr>
        <w:t>La sínt</w:t>
      </w:r>
      <w:r w:rsidR="006228EF">
        <w:rPr>
          <w:rFonts w:ascii="Segoe UI" w:hAnsi="Segoe UI" w:cs="Segoe UI"/>
          <w:i/>
          <w:iCs/>
          <w:color w:val="495057"/>
          <w:lang w:eastAsia="es-DO"/>
        </w:rPr>
        <w:t>esis tendrá una duración de una a varias</w:t>
      </w:r>
      <w:r w:rsidRPr="00D00109">
        <w:rPr>
          <w:rFonts w:ascii="Segoe UI" w:hAnsi="Segoe UI" w:cs="Segoe UI"/>
          <w:i/>
          <w:iCs/>
          <w:color w:val="495057"/>
          <w:lang w:eastAsia="es-DO"/>
        </w:rPr>
        <w:t xml:space="preserve"> semana (s) a partir de la fecha de liberación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446"/>
        <w:gridCol w:w="940"/>
        <w:gridCol w:w="1980"/>
      </w:tblGrid>
      <w:tr w:rsidR="005D636A" w:rsidRPr="00A17068" w:rsidTr="00725682">
        <w:trPr>
          <w:tblHeader/>
          <w:jc w:val="center"/>
        </w:trPr>
        <w:tc>
          <w:tcPr>
            <w:tcW w:w="61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D636A" w:rsidRPr="00D00109" w:rsidRDefault="005D636A" w:rsidP="00725682">
            <w:pPr>
              <w:pBdr>
                <w:top w:val="dashed" w:sz="6" w:space="0" w:color="BBBBBB"/>
                <w:left w:val="dashed" w:sz="6" w:space="0" w:color="BBBBBB"/>
                <w:bottom w:val="dashed" w:sz="6" w:space="0" w:color="BBBBBB"/>
                <w:right w:val="dashed" w:sz="6" w:space="0" w:color="BBBBBB"/>
              </w:pBdr>
              <w:spacing w:line="630" w:lineRule="atLeast"/>
              <w:jc w:val="center"/>
              <w:rPr>
                <w:rFonts w:ascii="Segoe UI" w:hAnsi="Segoe UI" w:cs="Segoe UI"/>
                <w:b/>
                <w:bCs/>
                <w:i/>
                <w:color w:val="868E96"/>
                <w:sz w:val="28"/>
                <w:szCs w:val="28"/>
                <w:lang w:eastAsia="es-DO"/>
              </w:rPr>
            </w:pPr>
            <w:r w:rsidRPr="00D00109">
              <w:rPr>
                <w:rFonts w:ascii="Segoe UI" w:hAnsi="Segoe UI" w:cs="Segoe UI"/>
                <w:b/>
                <w:bCs/>
                <w:i/>
                <w:sz w:val="28"/>
                <w:szCs w:val="28"/>
                <w:lang w:eastAsia="es-DO"/>
              </w:rPr>
              <w:t>HORARIO</w:t>
            </w:r>
          </w:p>
        </w:tc>
      </w:tr>
      <w:tr w:rsidR="005D636A" w:rsidRPr="00A17068" w:rsidTr="00725682">
        <w:trPr>
          <w:trHeight w:val="567"/>
          <w:tblHeader/>
          <w:jc w:val="center"/>
        </w:trPr>
        <w:tc>
          <w:tcPr>
            <w:tcW w:w="181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D636A" w:rsidRPr="00D00109" w:rsidRDefault="005D636A" w:rsidP="00725682">
            <w:pPr>
              <w:spacing w:after="100" w:afterAutospacing="1"/>
              <w:jc w:val="center"/>
              <w:outlineLvl w:val="4"/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</w:pPr>
            <w:r w:rsidRPr="00D00109">
              <w:rPr>
                <w:rFonts w:ascii="Segoe UI" w:hAnsi="Segoe UI" w:cs="Segoe UI"/>
                <w:b/>
                <w:bCs/>
                <w:iCs/>
                <w:color w:val="495057"/>
                <w:sz w:val="23"/>
                <w:szCs w:val="23"/>
                <w:lang w:eastAsia="es-DO"/>
              </w:rPr>
              <w:t>Fecha Inicio:</w:t>
            </w:r>
          </w:p>
        </w:tc>
        <w:tc>
          <w:tcPr>
            <w:tcW w:w="1446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D636A" w:rsidRPr="00D00109" w:rsidRDefault="00107DEF" w:rsidP="00107DEF">
            <w:pPr>
              <w:jc w:val="center"/>
              <w:rPr>
                <w:rFonts w:ascii="Segoe UI" w:hAnsi="Segoe UI" w:cs="Segoe UI"/>
                <w:b/>
                <w:bCs/>
                <w:color w:val="495057"/>
                <w:sz w:val="23"/>
                <w:szCs w:val="23"/>
                <w:lang w:eastAsia="es-DO"/>
              </w:rPr>
            </w:pPr>
            <w:r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  <w:t>dd</w:t>
            </w:r>
            <w:r w:rsidR="005D636A" w:rsidRPr="00D00109"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  <w:t>/</w:t>
            </w:r>
            <w:r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  <w:t>mm</w:t>
            </w:r>
            <w:r w:rsidR="005D636A" w:rsidRPr="00D00109"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  <w:t>/</w:t>
            </w:r>
            <w:r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  <w:t>aaaa</w:t>
            </w:r>
          </w:p>
        </w:tc>
        <w:tc>
          <w:tcPr>
            <w:tcW w:w="9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D636A" w:rsidRPr="00D00109" w:rsidRDefault="005D636A" w:rsidP="00725682">
            <w:pPr>
              <w:spacing w:after="100" w:afterAutospacing="1"/>
              <w:jc w:val="center"/>
              <w:outlineLvl w:val="4"/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</w:pPr>
            <w:r w:rsidRPr="00D00109">
              <w:rPr>
                <w:rFonts w:ascii="Segoe UI" w:hAnsi="Segoe UI" w:cs="Segoe UI"/>
                <w:b/>
                <w:bCs/>
                <w:iCs/>
                <w:color w:val="495057"/>
                <w:sz w:val="23"/>
                <w:szCs w:val="23"/>
                <w:lang w:eastAsia="es-DO"/>
              </w:rPr>
              <w:t>Hora: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D636A" w:rsidRPr="00107DEF" w:rsidRDefault="00107DEF" w:rsidP="00725682">
            <w:pPr>
              <w:jc w:val="center"/>
              <w:rPr>
                <w:rFonts w:ascii="Segoe UI" w:hAnsi="Segoe UI" w:cs="Segoe UI"/>
                <w:bCs/>
                <w:color w:val="495057"/>
                <w:sz w:val="23"/>
                <w:szCs w:val="23"/>
                <w:lang w:eastAsia="es-DO"/>
              </w:rPr>
            </w:pPr>
            <w:r w:rsidRPr="00107DEF">
              <w:rPr>
                <w:rFonts w:ascii="Segoe UI" w:hAnsi="Segoe UI" w:cs="Segoe UI"/>
                <w:bCs/>
                <w:color w:val="495057"/>
                <w:sz w:val="23"/>
                <w:szCs w:val="23"/>
                <w:lang w:eastAsia="es-DO"/>
              </w:rPr>
              <w:t>00:00</w:t>
            </w:r>
          </w:p>
        </w:tc>
      </w:tr>
      <w:tr w:rsidR="005D636A" w:rsidRPr="00A17068" w:rsidTr="00725682">
        <w:trPr>
          <w:trHeight w:val="567"/>
          <w:jc w:val="center"/>
        </w:trPr>
        <w:tc>
          <w:tcPr>
            <w:tcW w:w="181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D636A" w:rsidRPr="00D00109" w:rsidRDefault="005D636A" w:rsidP="00725682">
            <w:pPr>
              <w:spacing w:after="100" w:afterAutospacing="1"/>
              <w:jc w:val="center"/>
              <w:outlineLvl w:val="4"/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</w:pPr>
            <w:r w:rsidRPr="00D00109">
              <w:rPr>
                <w:rFonts w:ascii="Segoe UI" w:hAnsi="Segoe UI" w:cs="Segoe UI"/>
                <w:b/>
                <w:bCs/>
                <w:iCs/>
                <w:color w:val="495057"/>
                <w:sz w:val="23"/>
                <w:szCs w:val="23"/>
                <w:lang w:eastAsia="es-DO"/>
              </w:rPr>
              <w:t>Fecha Final:</w:t>
            </w:r>
          </w:p>
        </w:tc>
        <w:tc>
          <w:tcPr>
            <w:tcW w:w="1446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D636A" w:rsidRPr="00D00109" w:rsidRDefault="00107DEF" w:rsidP="00725682">
            <w:pPr>
              <w:jc w:val="center"/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</w:pPr>
            <w:r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  <w:t>dd</w:t>
            </w:r>
            <w:r w:rsidRPr="00D00109"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  <w:t>/</w:t>
            </w:r>
            <w:r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  <w:t>mm</w:t>
            </w:r>
            <w:r w:rsidRPr="00D00109"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  <w:t>/</w:t>
            </w:r>
            <w:r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  <w:t>aaaa</w:t>
            </w:r>
          </w:p>
        </w:tc>
        <w:tc>
          <w:tcPr>
            <w:tcW w:w="94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D636A" w:rsidRPr="00D00109" w:rsidRDefault="005D636A" w:rsidP="00725682">
            <w:pPr>
              <w:spacing w:after="100" w:afterAutospacing="1"/>
              <w:jc w:val="center"/>
              <w:outlineLvl w:val="4"/>
              <w:rPr>
                <w:rFonts w:ascii="Segoe UI" w:hAnsi="Segoe UI" w:cs="Segoe UI"/>
                <w:color w:val="495057"/>
                <w:sz w:val="23"/>
                <w:szCs w:val="23"/>
                <w:lang w:eastAsia="es-DO"/>
              </w:rPr>
            </w:pPr>
            <w:r w:rsidRPr="00D00109">
              <w:rPr>
                <w:rFonts w:ascii="Segoe UI" w:hAnsi="Segoe UI" w:cs="Segoe UI"/>
                <w:b/>
                <w:bCs/>
                <w:iCs/>
                <w:color w:val="495057"/>
                <w:sz w:val="23"/>
                <w:szCs w:val="23"/>
                <w:lang w:eastAsia="es-DO"/>
              </w:rPr>
              <w:t>Hora: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5D636A" w:rsidRPr="00D00109" w:rsidRDefault="00107DEF" w:rsidP="00725682">
            <w:pPr>
              <w:jc w:val="center"/>
              <w:rPr>
                <w:rFonts w:ascii="Segoe UI" w:hAnsi="Segoe UI" w:cs="Segoe UI"/>
                <w:b/>
                <w:bCs/>
                <w:color w:val="495057"/>
                <w:sz w:val="23"/>
                <w:szCs w:val="23"/>
                <w:lang w:eastAsia="es-DO"/>
              </w:rPr>
            </w:pPr>
            <w:r w:rsidRPr="00107DEF">
              <w:rPr>
                <w:rFonts w:ascii="Segoe UI" w:hAnsi="Segoe UI" w:cs="Segoe UI"/>
                <w:bCs/>
                <w:color w:val="495057"/>
                <w:sz w:val="23"/>
                <w:szCs w:val="23"/>
                <w:lang w:eastAsia="es-DO"/>
              </w:rPr>
              <w:t>00:00</w:t>
            </w:r>
          </w:p>
        </w:tc>
      </w:tr>
    </w:tbl>
    <w:p w:rsidR="005D636A" w:rsidRPr="00A03736" w:rsidRDefault="005D636A" w:rsidP="005D636A">
      <w:pPr>
        <w:pStyle w:val="Prrafodelista"/>
      </w:pPr>
    </w:p>
    <w:p w:rsidR="005D636A" w:rsidRPr="00A03736" w:rsidRDefault="005D636A" w:rsidP="005D636A">
      <w:pPr>
        <w:spacing w:after="100" w:afterAutospacing="1"/>
        <w:jc w:val="both"/>
        <w:rPr>
          <w:rFonts w:ascii="Segoe UI" w:hAnsi="Segoe UI" w:cs="Segoe UI"/>
          <w:color w:val="495057"/>
          <w:sz w:val="23"/>
          <w:szCs w:val="23"/>
          <w:lang w:eastAsia="es-DO"/>
        </w:rPr>
      </w:pPr>
      <w:r w:rsidRPr="00A03736">
        <w:rPr>
          <w:rFonts w:ascii="Segoe UI" w:hAnsi="Segoe UI" w:cs="Segoe UI"/>
          <w:b/>
          <w:bCs/>
          <w:i/>
          <w:iCs/>
          <w:color w:val="495057"/>
          <w:sz w:val="23"/>
          <w:szCs w:val="23"/>
          <w:lang w:eastAsia="es-DO"/>
        </w:rPr>
        <w:t>CONDICIONES:</w:t>
      </w:r>
    </w:p>
    <w:p w:rsidR="005D636A" w:rsidRPr="000A7A52" w:rsidRDefault="005D636A" w:rsidP="005D636A">
      <w:pPr>
        <w:widowControl/>
        <w:numPr>
          <w:ilvl w:val="0"/>
          <w:numId w:val="5"/>
        </w:numPr>
        <w:autoSpaceDE/>
        <w:autoSpaceDN/>
        <w:spacing w:after="100" w:afterAutospacing="1" w:line="360" w:lineRule="auto"/>
        <w:jc w:val="both"/>
        <w:outlineLvl w:val="5"/>
        <w:rPr>
          <w:rFonts w:ascii="Segoe UI" w:hAnsi="Segoe UI" w:cs="Segoe UI"/>
          <w:color w:val="495057"/>
          <w:sz w:val="20"/>
          <w:szCs w:val="20"/>
          <w:lang w:eastAsia="es-DO"/>
        </w:rPr>
      </w:pPr>
      <w:r w:rsidRPr="00A03736">
        <w:rPr>
          <w:rFonts w:ascii="Segoe UI" w:hAnsi="Segoe UI" w:cs="Segoe UI"/>
          <w:b/>
          <w:bCs/>
          <w:i/>
          <w:iCs/>
          <w:color w:val="495057"/>
          <w:sz w:val="20"/>
          <w:szCs w:val="20"/>
          <w:lang w:eastAsia="es-DO"/>
        </w:rPr>
        <w:t>Práctica:</w:t>
      </w:r>
      <w:r w:rsidRPr="00A03736">
        <w:rPr>
          <w:rFonts w:ascii="Segoe UI" w:hAnsi="Segoe UI" w:cs="Segoe UI"/>
          <w:b/>
          <w:bCs/>
          <w:color w:val="495057"/>
          <w:sz w:val="20"/>
          <w:szCs w:val="20"/>
          <w:lang w:eastAsia="es-DO"/>
        </w:rPr>
        <w:t>        </w:t>
      </w:r>
      <w:r w:rsidRPr="00A03736">
        <w:rPr>
          <w:rFonts w:ascii="Segoe UI" w:hAnsi="Segoe UI" w:cs="Segoe UI"/>
          <w:bCs/>
          <w:color w:val="495057"/>
          <w:sz w:val="20"/>
          <w:szCs w:val="20"/>
          <w:lang w:eastAsia="es-DO"/>
        </w:rPr>
        <w:t>C</w:t>
      </w:r>
      <w:r w:rsidRPr="00A03736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arácter obligatorio.</w:t>
      </w:r>
    </w:p>
    <w:p w:rsidR="005D636A" w:rsidRPr="00A03736" w:rsidRDefault="005D636A" w:rsidP="005D636A">
      <w:pPr>
        <w:widowControl/>
        <w:numPr>
          <w:ilvl w:val="0"/>
          <w:numId w:val="5"/>
        </w:numPr>
        <w:autoSpaceDE/>
        <w:autoSpaceDN/>
        <w:spacing w:after="100" w:afterAutospacing="1" w:line="360" w:lineRule="auto"/>
        <w:jc w:val="both"/>
        <w:outlineLvl w:val="5"/>
        <w:rPr>
          <w:rFonts w:ascii="Segoe UI" w:hAnsi="Segoe UI" w:cs="Segoe UI"/>
          <w:color w:val="495057"/>
          <w:sz w:val="20"/>
          <w:szCs w:val="20"/>
          <w:lang w:eastAsia="es-DO"/>
        </w:rPr>
      </w:pPr>
      <w:r w:rsidRPr="00A03736">
        <w:rPr>
          <w:rFonts w:ascii="Segoe UI" w:hAnsi="Segoe UI" w:cs="Segoe UI"/>
          <w:b/>
          <w:bCs/>
          <w:i/>
          <w:iCs/>
          <w:color w:val="495057"/>
          <w:sz w:val="20"/>
          <w:szCs w:val="20"/>
          <w:lang w:eastAsia="es-DO"/>
        </w:rPr>
        <w:lastRenderedPageBreak/>
        <w:t>Valoración:  </w:t>
      </w:r>
      <w:r w:rsidR="006228EF">
        <w:rPr>
          <w:rFonts w:ascii="Segoe UI" w:hAnsi="Segoe UI" w:cs="Segoe UI"/>
          <w:b/>
          <w:bCs/>
          <w:i/>
          <w:iCs/>
          <w:color w:val="495057"/>
          <w:sz w:val="20"/>
          <w:szCs w:val="20"/>
          <w:lang w:eastAsia="es-DO"/>
        </w:rPr>
        <w:t>5</w:t>
      </w:r>
      <w:r w:rsidRPr="00A03736">
        <w:rPr>
          <w:rFonts w:ascii="Segoe UI" w:hAnsi="Segoe UI" w:cs="Segoe UI"/>
          <w:b/>
          <w:bCs/>
          <w:i/>
          <w:iCs/>
          <w:color w:val="495057"/>
          <w:sz w:val="20"/>
          <w:szCs w:val="20"/>
          <w:lang w:eastAsia="es-DO"/>
        </w:rPr>
        <w:t xml:space="preserve"> punto</w:t>
      </w:r>
    </w:p>
    <w:p w:rsidR="005D636A" w:rsidRPr="00A03736" w:rsidRDefault="005D636A" w:rsidP="005D636A">
      <w:pPr>
        <w:widowControl/>
        <w:numPr>
          <w:ilvl w:val="0"/>
          <w:numId w:val="5"/>
        </w:numPr>
        <w:autoSpaceDE/>
        <w:autoSpaceDN/>
        <w:spacing w:after="100" w:afterAutospacing="1" w:line="360" w:lineRule="auto"/>
        <w:jc w:val="both"/>
        <w:outlineLvl w:val="5"/>
        <w:rPr>
          <w:rFonts w:ascii="Segoe UI" w:hAnsi="Segoe UI" w:cs="Segoe UI"/>
          <w:color w:val="495057"/>
          <w:sz w:val="20"/>
          <w:szCs w:val="20"/>
          <w:lang w:eastAsia="es-DO"/>
        </w:rPr>
      </w:pPr>
      <w:r w:rsidRPr="000A7A52">
        <w:rPr>
          <w:rFonts w:ascii="Segoe UI" w:hAnsi="Segoe UI" w:cs="Segoe UI"/>
          <w:b/>
          <w:i/>
          <w:iCs/>
          <w:color w:val="495057"/>
          <w:sz w:val="20"/>
          <w:szCs w:val="20"/>
          <w:lang w:eastAsia="es-DO"/>
        </w:rPr>
        <w:t>Formato:</w:t>
      </w:r>
      <w:r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 xml:space="preserve"> </w:t>
      </w:r>
      <w:r w:rsidRPr="00A03736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La práctica serán realizadas de la siguiente manera:</w:t>
      </w:r>
    </w:p>
    <w:p w:rsidR="005D636A" w:rsidRDefault="005D636A" w:rsidP="005D636A">
      <w:pPr>
        <w:widowControl/>
        <w:numPr>
          <w:ilvl w:val="0"/>
          <w:numId w:val="6"/>
        </w:numPr>
        <w:tabs>
          <w:tab w:val="clear" w:pos="720"/>
          <w:tab w:val="num" w:pos="1134"/>
        </w:tabs>
        <w:autoSpaceDE/>
        <w:autoSpaceDN/>
        <w:spacing w:after="100" w:afterAutospacing="1" w:line="360" w:lineRule="auto"/>
        <w:ind w:left="1134" w:hanging="425"/>
        <w:jc w:val="both"/>
        <w:outlineLvl w:val="4"/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</w:pPr>
      <w:r w:rsidRPr="00A03736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En Word</w:t>
      </w:r>
    </w:p>
    <w:p w:rsidR="005D636A" w:rsidRDefault="005D636A" w:rsidP="005D636A">
      <w:pPr>
        <w:widowControl/>
        <w:numPr>
          <w:ilvl w:val="0"/>
          <w:numId w:val="6"/>
        </w:numPr>
        <w:tabs>
          <w:tab w:val="clear" w:pos="720"/>
          <w:tab w:val="num" w:pos="1134"/>
        </w:tabs>
        <w:autoSpaceDE/>
        <w:autoSpaceDN/>
        <w:spacing w:after="100" w:afterAutospacing="1" w:line="360" w:lineRule="auto"/>
        <w:ind w:left="1134" w:hanging="425"/>
        <w:jc w:val="both"/>
        <w:outlineLvl w:val="4"/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</w:pPr>
      <w:r w:rsidRPr="0096267D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Tipo de Letra: Times News Roman, Calibre o arial.</w:t>
      </w:r>
    </w:p>
    <w:p w:rsidR="005D636A" w:rsidRPr="0096267D" w:rsidRDefault="005D636A" w:rsidP="005D636A">
      <w:pPr>
        <w:widowControl/>
        <w:numPr>
          <w:ilvl w:val="0"/>
          <w:numId w:val="6"/>
        </w:numPr>
        <w:tabs>
          <w:tab w:val="clear" w:pos="720"/>
          <w:tab w:val="num" w:pos="1134"/>
        </w:tabs>
        <w:autoSpaceDE/>
        <w:autoSpaceDN/>
        <w:spacing w:after="100" w:afterAutospacing="1" w:line="360" w:lineRule="auto"/>
        <w:ind w:left="1134" w:hanging="425"/>
        <w:jc w:val="both"/>
        <w:outlineLvl w:val="4"/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</w:pPr>
      <w:r w:rsidRPr="0096267D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Tamaño: 12".</w:t>
      </w:r>
    </w:p>
    <w:p w:rsidR="005D636A" w:rsidRPr="00A03736" w:rsidRDefault="005D636A" w:rsidP="005D636A">
      <w:pPr>
        <w:widowControl/>
        <w:numPr>
          <w:ilvl w:val="0"/>
          <w:numId w:val="6"/>
        </w:numPr>
        <w:tabs>
          <w:tab w:val="clear" w:pos="720"/>
          <w:tab w:val="num" w:pos="1134"/>
        </w:tabs>
        <w:autoSpaceDE/>
        <w:autoSpaceDN/>
        <w:spacing w:after="100" w:afterAutospacing="1" w:line="360" w:lineRule="auto"/>
        <w:ind w:left="1134" w:hanging="425"/>
        <w:jc w:val="both"/>
        <w:outlineLvl w:val="4"/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</w:pPr>
      <w:r w:rsidRPr="00A03736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Guarda en archivos con tu nombre, para ser enviadas en el espacio asignado.</w:t>
      </w:r>
    </w:p>
    <w:p w:rsidR="005D636A" w:rsidRPr="00A03736" w:rsidRDefault="005D636A" w:rsidP="005D636A">
      <w:pPr>
        <w:widowControl/>
        <w:numPr>
          <w:ilvl w:val="0"/>
          <w:numId w:val="6"/>
        </w:numPr>
        <w:tabs>
          <w:tab w:val="clear" w:pos="720"/>
          <w:tab w:val="num" w:pos="1134"/>
        </w:tabs>
        <w:autoSpaceDE/>
        <w:autoSpaceDN/>
        <w:spacing w:after="100" w:afterAutospacing="1" w:line="360" w:lineRule="auto"/>
        <w:ind w:left="1134" w:hanging="425"/>
        <w:jc w:val="both"/>
        <w:outlineLvl w:val="5"/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</w:pPr>
      <w:r w:rsidRPr="00A03736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Deben enviarse en la fecha programada.</w:t>
      </w:r>
    </w:p>
    <w:p w:rsidR="005D636A" w:rsidRPr="00A03736" w:rsidRDefault="005D636A" w:rsidP="005D636A">
      <w:pPr>
        <w:widowControl/>
        <w:numPr>
          <w:ilvl w:val="0"/>
          <w:numId w:val="6"/>
        </w:numPr>
        <w:tabs>
          <w:tab w:val="clear" w:pos="720"/>
          <w:tab w:val="num" w:pos="1134"/>
        </w:tabs>
        <w:autoSpaceDE/>
        <w:autoSpaceDN/>
        <w:spacing w:after="100" w:afterAutospacing="1" w:line="360" w:lineRule="auto"/>
        <w:ind w:left="1134" w:hanging="425"/>
        <w:jc w:val="both"/>
        <w:outlineLvl w:val="5"/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</w:pPr>
      <w:r w:rsidRPr="00A03736"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Las mismas serán individual o grupo</w:t>
      </w:r>
      <w:r>
        <w:rPr>
          <w:rFonts w:ascii="Segoe UI" w:hAnsi="Segoe UI" w:cs="Segoe UI"/>
          <w:i/>
          <w:iCs/>
          <w:color w:val="495057"/>
          <w:sz w:val="20"/>
          <w:szCs w:val="20"/>
          <w:lang w:eastAsia="es-DO"/>
        </w:rPr>
        <w:t>.</w:t>
      </w:r>
      <w:bookmarkEnd w:id="0"/>
    </w:p>
    <w:sectPr w:rsidR="005D636A" w:rsidRPr="00A03736" w:rsidSect="001C3A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851" w:right="1560" w:bottom="28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180D" w:rsidRDefault="00C5180D" w:rsidP="001C3A2E">
      <w:r>
        <w:separator/>
      </w:r>
    </w:p>
  </w:endnote>
  <w:endnote w:type="continuationSeparator" w:id="0">
    <w:p w:rsidR="00C5180D" w:rsidRDefault="00C5180D" w:rsidP="001C3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1AB9" w:rsidRDefault="00401AB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1AB9" w:rsidRDefault="00401AB9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1AB9" w:rsidRDefault="00401AB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180D" w:rsidRDefault="00C5180D" w:rsidP="001C3A2E">
      <w:r>
        <w:separator/>
      </w:r>
    </w:p>
  </w:footnote>
  <w:footnote w:type="continuationSeparator" w:id="0">
    <w:p w:rsidR="00C5180D" w:rsidRDefault="00C5180D" w:rsidP="001C3A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1AB9" w:rsidRDefault="00401AB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3A2E" w:rsidRPr="0012434F" w:rsidRDefault="001C3A2E" w:rsidP="001C3A2E">
    <w:pPr>
      <w:tabs>
        <w:tab w:val="left" w:pos="-3000"/>
      </w:tabs>
      <w:spacing w:line="360" w:lineRule="auto"/>
      <w:ind w:left="720" w:hanging="720"/>
      <w:rPr>
        <w:b/>
      </w:rPr>
    </w:pPr>
    <w:r>
      <w:rPr>
        <w:b/>
        <w:noProof/>
        <w:lang w:val="es-DO" w:eastAsia="es-DO" w:bidi="ar-SA"/>
      </w:rPr>
      <w:drawing>
        <wp:anchor distT="0" distB="0" distL="114300" distR="114300" simplePos="0" relativeHeight="251660288" behindDoc="1" locked="0" layoutInCell="1" allowOverlap="1" wp14:anchorId="20894809" wp14:editId="4D9D3E43">
          <wp:simplePos x="0" y="0"/>
          <wp:positionH relativeFrom="column">
            <wp:posOffset>2413000</wp:posOffset>
          </wp:positionH>
          <wp:positionV relativeFrom="paragraph">
            <wp:posOffset>10160</wp:posOffset>
          </wp:positionV>
          <wp:extent cx="608330" cy="584835"/>
          <wp:effectExtent l="0" t="0" r="1270" b="5715"/>
          <wp:wrapNone/>
          <wp:docPr id="4" name="Imagen 4" descr="http://3.bp.blogspot.com/_Uu58SQbLpI0/SsKccLjCxrI/AAAAAAAAAn8/nnfkgNW22sA/s320/1197121534321832681capellan2000_Escudo_Nacional_Dominicano.svg.hi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LOGGER_PHOTO_ID_5387040112238577330" descr="http://3.bp.blogspot.com/_Uu58SQbLpI0/SsKccLjCxrI/AAAAAAAAAn8/nnfkgNW22sA/s320/1197121534321832681capellan2000_Escudo_Nacional_Dominicano.svg.hi.pn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330" cy="584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C3A2E" w:rsidRPr="00372767" w:rsidRDefault="001C3A2E" w:rsidP="00401AB9">
    <w:pPr>
      <w:spacing w:line="360" w:lineRule="auto"/>
      <w:rPr>
        <w:b/>
      </w:rPr>
    </w:pPr>
    <w:r>
      <w:rPr>
        <w:b/>
        <w:noProof/>
        <w:lang w:val="es-DO" w:eastAsia="es-DO" w:bidi="ar-SA"/>
      </w:rPr>
      <w:drawing>
        <wp:anchor distT="0" distB="0" distL="114300" distR="114300" simplePos="0" relativeHeight="251661312" behindDoc="1" locked="0" layoutInCell="1" allowOverlap="1" wp14:anchorId="246A64A3" wp14:editId="20A381F5">
          <wp:simplePos x="0" y="0"/>
          <wp:positionH relativeFrom="column">
            <wp:posOffset>5247005</wp:posOffset>
          </wp:positionH>
          <wp:positionV relativeFrom="paragraph">
            <wp:posOffset>41275</wp:posOffset>
          </wp:positionV>
          <wp:extent cx="1009015" cy="931545"/>
          <wp:effectExtent l="0" t="0" r="635" b="1905"/>
          <wp:wrapNone/>
          <wp:docPr id="3" name="Imagen 3" descr="click to zo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in_image" descr="click to zoom"/>
                  <pic:cNvPicPr>
                    <a:picLocks noChangeAspect="1" noChangeArrowheads="1"/>
                  </pic:cNvPicPr>
                </pic:nvPicPr>
                <pic:blipFill>
                  <a:blip r:embed="rId4" r:link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01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DO" w:eastAsia="es-DO" w:bidi="ar-SA"/>
      </w:rPr>
      <w:drawing>
        <wp:anchor distT="0" distB="0" distL="114300" distR="114300" simplePos="0" relativeHeight="251659264" behindDoc="1" locked="0" layoutInCell="1" allowOverlap="1" wp14:anchorId="3BBD4515" wp14:editId="67100F7E">
          <wp:simplePos x="0" y="0"/>
          <wp:positionH relativeFrom="column">
            <wp:posOffset>-95250</wp:posOffset>
          </wp:positionH>
          <wp:positionV relativeFrom="paragraph">
            <wp:posOffset>58420</wp:posOffset>
          </wp:positionV>
          <wp:extent cx="750570" cy="9144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57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72767">
      <w:rPr>
        <w:b/>
      </w:rPr>
      <w:t xml:space="preserve">                         </w:t>
    </w:r>
    <w:del w:id="1" w:author="Hector" w:date="2018-08-10T12:37:00Z">
      <w:r w:rsidRPr="00372767" w:rsidDel="00B516A8">
        <w:rPr>
          <w:b/>
        </w:rPr>
        <w:delText xml:space="preserve">                  </w:delText>
      </w:r>
    </w:del>
  </w:p>
  <w:p w:rsidR="00401AB9" w:rsidRDefault="00401AB9" w:rsidP="001C3A2E">
    <w:pPr>
      <w:pStyle w:val="Sinespaciado"/>
      <w:jc w:val="center"/>
      <w:rPr>
        <w:lang w:val="es-DO"/>
      </w:rPr>
    </w:pPr>
  </w:p>
  <w:p w:rsidR="001C3A2E" w:rsidRPr="001F218C" w:rsidRDefault="001C3A2E" w:rsidP="001C3A2E">
    <w:pPr>
      <w:pStyle w:val="Sinespaciado"/>
      <w:jc w:val="center"/>
      <w:rPr>
        <w:lang w:val="es-DO"/>
      </w:rPr>
    </w:pPr>
    <w:r w:rsidRPr="001F218C">
      <w:rPr>
        <w:lang w:val="es-DO"/>
      </w:rPr>
      <w:t>República Dominicana</w:t>
    </w:r>
  </w:p>
  <w:p w:rsidR="001C3A2E" w:rsidRPr="001F218C" w:rsidRDefault="001C3A2E" w:rsidP="001C3A2E">
    <w:pPr>
      <w:pStyle w:val="Sinespaciado"/>
      <w:jc w:val="center"/>
      <w:rPr>
        <w:b/>
        <w:lang w:val="es-DO"/>
      </w:rPr>
    </w:pPr>
    <w:r w:rsidRPr="001F218C">
      <w:rPr>
        <w:b/>
        <w:lang w:val="es-DO"/>
      </w:rPr>
      <w:t>UNIVERSIDAD AUTÓNOMA DE SANTO DOMINGO</w:t>
    </w:r>
  </w:p>
  <w:p w:rsidR="001C3A2E" w:rsidRDefault="001C3A2E" w:rsidP="001C3A2E">
    <w:pPr>
      <w:pStyle w:val="Sinespaciado"/>
      <w:jc w:val="center"/>
      <w:rPr>
        <w:b/>
        <w:lang w:val="es-DO"/>
      </w:rPr>
    </w:pPr>
    <w:r w:rsidRPr="00372767">
      <w:rPr>
        <w:b/>
        <w:lang w:val="es-DO"/>
      </w:rPr>
      <w:t>Facultad de Ciencias Económicas y Sociales</w:t>
    </w:r>
  </w:p>
  <w:p w:rsidR="001C3A2E" w:rsidRDefault="001C3A2E" w:rsidP="001C3A2E">
    <w:pPr>
      <w:pStyle w:val="Sinespaciado"/>
      <w:jc w:val="center"/>
      <w:rPr>
        <w:b/>
        <w:lang w:val="es-DO"/>
      </w:rPr>
    </w:pPr>
    <w:r>
      <w:rPr>
        <w:b/>
        <w:lang w:val="es-DO"/>
      </w:rPr>
      <w:t>Escuela de Contabilidad</w:t>
    </w:r>
  </w:p>
  <w:p w:rsidR="001C3A2E" w:rsidRDefault="001C3A2E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1AB9" w:rsidRDefault="00401AB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806CCC"/>
    <w:multiLevelType w:val="hybridMultilevel"/>
    <w:tmpl w:val="3A5065A4"/>
    <w:lvl w:ilvl="0" w:tplc="B6D6A2FC">
      <w:start w:val="1"/>
      <w:numFmt w:val="decimal"/>
      <w:lvlText w:val="%1."/>
      <w:lvlJc w:val="left"/>
      <w:pPr>
        <w:ind w:left="850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s-ES" w:eastAsia="es-ES" w:bidi="es-ES"/>
      </w:rPr>
    </w:lvl>
    <w:lvl w:ilvl="1" w:tplc="2F961C38">
      <w:start w:val="1"/>
      <w:numFmt w:val="lowerLetter"/>
      <w:lvlText w:val="%2)"/>
      <w:lvlJc w:val="left"/>
      <w:pPr>
        <w:ind w:left="1560" w:hanging="425"/>
      </w:pPr>
      <w:rPr>
        <w:rFonts w:ascii="Times New Roman" w:eastAsia="Times New Roman" w:hAnsi="Times New Roman" w:cs="Times New Roman" w:hint="default"/>
        <w:spacing w:val="-26"/>
        <w:w w:val="99"/>
        <w:sz w:val="24"/>
        <w:szCs w:val="24"/>
        <w:lang w:val="es-ES" w:eastAsia="es-ES" w:bidi="es-ES"/>
      </w:rPr>
    </w:lvl>
    <w:lvl w:ilvl="2" w:tplc="11BA5432">
      <w:numFmt w:val="bullet"/>
      <w:lvlText w:val="•"/>
      <w:lvlJc w:val="left"/>
      <w:pPr>
        <w:ind w:left="2362" w:hanging="425"/>
      </w:pPr>
      <w:rPr>
        <w:rFonts w:hint="default"/>
        <w:lang w:val="es-ES" w:eastAsia="es-ES" w:bidi="es-ES"/>
      </w:rPr>
    </w:lvl>
    <w:lvl w:ilvl="3" w:tplc="90B27CE0">
      <w:numFmt w:val="bullet"/>
      <w:lvlText w:val="•"/>
      <w:lvlJc w:val="left"/>
      <w:pPr>
        <w:ind w:left="3165" w:hanging="425"/>
      </w:pPr>
      <w:rPr>
        <w:rFonts w:hint="default"/>
        <w:lang w:val="es-ES" w:eastAsia="es-ES" w:bidi="es-ES"/>
      </w:rPr>
    </w:lvl>
    <w:lvl w:ilvl="4" w:tplc="0F4A0AD6">
      <w:numFmt w:val="bullet"/>
      <w:lvlText w:val="•"/>
      <w:lvlJc w:val="left"/>
      <w:pPr>
        <w:ind w:left="3968" w:hanging="425"/>
      </w:pPr>
      <w:rPr>
        <w:rFonts w:hint="default"/>
        <w:lang w:val="es-ES" w:eastAsia="es-ES" w:bidi="es-ES"/>
      </w:rPr>
    </w:lvl>
    <w:lvl w:ilvl="5" w:tplc="29D07980">
      <w:numFmt w:val="bullet"/>
      <w:lvlText w:val="•"/>
      <w:lvlJc w:val="left"/>
      <w:pPr>
        <w:ind w:left="4771" w:hanging="425"/>
      </w:pPr>
      <w:rPr>
        <w:rFonts w:hint="default"/>
        <w:lang w:val="es-ES" w:eastAsia="es-ES" w:bidi="es-ES"/>
      </w:rPr>
    </w:lvl>
    <w:lvl w:ilvl="6" w:tplc="9E3A9B3A">
      <w:numFmt w:val="bullet"/>
      <w:lvlText w:val="•"/>
      <w:lvlJc w:val="left"/>
      <w:pPr>
        <w:ind w:left="5574" w:hanging="425"/>
      </w:pPr>
      <w:rPr>
        <w:rFonts w:hint="default"/>
        <w:lang w:val="es-ES" w:eastAsia="es-ES" w:bidi="es-ES"/>
      </w:rPr>
    </w:lvl>
    <w:lvl w:ilvl="7" w:tplc="9CE68A32">
      <w:numFmt w:val="bullet"/>
      <w:lvlText w:val="•"/>
      <w:lvlJc w:val="left"/>
      <w:pPr>
        <w:ind w:left="6377" w:hanging="425"/>
      </w:pPr>
      <w:rPr>
        <w:rFonts w:hint="default"/>
        <w:lang w:val="es-ES" w:eastAsia="es-ES" w:bidi="es-ES"/>
      </w:rPr>
    </w:lvl>
    <w:lvl w:ilvl="8" w:tplc="12602E9E">
      <w:numFmt w:val="bullet"/>
      <w:lvlText w:val="•"/>
      <w:lvlJc w:val="left"/>
      <w:pPr>
        <w:ind w:left="7180" w:hanging="425"/>
      </w:pPr>
      <w:rPr>
        <w:rFonts w:hint="default"/>
        <w:lang w:val="es-ES" w:eastAsia="es-ES" w:bidi="es-ES"/>
      </w:rPr>
    </w:lvl>
  </w:abstractNum>
  <w:abstractNum w:abstractNumId="1">
    <w:nsid w:val="1DB570E4"/>
    <w:multiLevelType w:val="hybridMultilevel"/>
    <w:tmpl w:val="7DBC3D04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C0054F"/>
    <w:multiLevelType w:val="hybridMultilevel"/>
    <w:tmpl w:val="B970B0E0"/>
    <w:lvl w:ilvl="0" w:tplc="2B1888BE">
      <w:start w:val="1"/>
      <w:numFmt w:val="lowerLetter"/>
      <w:lvlText w:val="%1)"/>
      <w:lvlJc w:val="left"/>
      <w:pPr>
        <w:ind w:left="862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s-ES" w:eastAsia="es-ES" w:bidi="es-ES"/>
      </w:rPr>
    </w:lvl>
    <w:lvl w:ilvl="1" w:tplc="5A7015F4">
      <w:numFmt w:val="bullet"/>
      <w:lvlText w:val="•"/>
      <w:lvlJc w:val="left"/>
      <w:pPr>
        <w:ind w:left="1652" w:hanging="360"/>
      </w:pPr>
      <w:rPr>
        <w:rFonts w:hint="default"/>
        <w:lang w:val="es-ES" w:eastAsia="es-ES" w:bidi="es-ES"/>
      </w:rPr>
    </w:lvl>
    <w:lvl w:ilvl="2" w:tplc="A412D070">
      <w:numFmt w:val="bullet"/>
      <w:lvlText w:val="•"/>
      <w:lvlJc w:val="left"/>
      <w:pPr>
        <w:ind w:left="2445" w:hanging="360"/>
      </w:pPr>
      <w:rPr>
        <w:rFonts w:hint="default"/>
        <w:lang w:val="es-ES" w:eastAsia="es-ES" w:bidi="es-ES"/>
      </w:rPr>
    </w:lvl>
    <w:lvl w:ilvl="3" w:tplc="D8F6F848">
      <w:numFmt w:val="bullet"/>
      <w:lvlText w:val="•"/>
      <w:lvlJc w:val="left"/>
      <w:pPr>
        <w:ind w:left="3237" w:hanging="360"/>
      </w:pPr>
      <w:rPr>
        <w:rFonts w:hint="default"/>
        <w:lang w:val="es-ES" w:eastAsia="es-ES" w:bidi="es-ES"/>
      </w:rPr>
    </w:lvl>
    <w:lvl w:ilvl="4" w:tplc="99F024BA">
      <w:numFmt w:val="bullet"/>
      <w:lvlText w:val="•"/>
      <w:lvlJc w:val="left"/>
      <w:pPr>
        <w:ind w:left="4030" w:hanging="360"/>
      </w:pPr>
      <w:rPr>
        <w:rFonts w:hint="default"/>
        <w:lang w:val="es-ES" w:eastAsia="es-ES" w:bidi="es-ES"/>
      </w:rPr>
    </w:lvl>
    <w:lvl w:ilvl="5" w:tplc="44B666F6">
      <w:numFmt w:val="bullet"/>
      <w:lvlText w:val="•"/>
      <w:lvlJc w:val="left"/>
      <w:pPr>
        <w:ind w:left="4823" w:hanging="360"/>
      </w:pPr>
      <w:rPr>
        <w:rFonts w:hint="default"/>
        <w:lang w:val="es-ES" w:eastAsia="es-ES" w:bidi="es-ES"/>
      </w:rPr>
    </w:lvl>
    <w:lvl w:ilvl="6" w:tplc="4E78B1FC">
      <w:numFmt w:val="bullet"/>
      <w:lvlText w:val="•"/>
      <w:lvlJc w:val="left"/>
      <w:pPr>
        <w:ind w:left="5615" w:hanging="360"/>
      </w:pPr>
      <w:rPr>
        <w:rFonts w:hint="default"/>
        <w:lang w:val="es-ES" w:eastAsia="es-ES" w:bidi="es-ES"/>
      </w:rPr>
    </w:lvl>
    <w:lvl w:ilvl="7" w:tplc="BDD29A14">
      <w:numFmt w:val="bullet"/>
      <w:lvlText w:val="•"/>
      <w:lvlJc w:val="left"/>
      <w:pPr>
        <w:ind w:left="6408" w:hanging="360"/>
      </w:pPr>
      <w:rPr>
        <w:rFonts w:hint="default"/>
        <w:lang w:val="es-ES" w:eastAsia="es-ES" w:bidi="es-ES"/>
      </w:rPr>
    </w:lvl>
    <w:lvl w:ilvl="8" w:tplc="7FFA1E70">
      <w:numFmt w:val="bullet"/>
      <w:lvlText w:val="•"/>
      <w:lvlJc w:val="left"/>
      <w:pPr>
        <w:ind w:left="7201" w:hanging="360"/>
      </w:pPr>
      <w:rPr>
        <w:rFonts w:hint="default"/>
        <w:lang w:val="es-ES" w:eastAsia="es-ES" w:bidi="es-ES"/>
      </w:rPr>
    </w:lvl>
  </w:abstractNum>
  <w:abstractNum w:abstractNumId="3">
    <w:nsid w:val="2EC86DC4"/>
    <w:multiLevelType w:val="multilevel"/>
    <w:tmpl w:val="8CF8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913491"/>
    <w:multiLevelType w:val="multilevel"/>
    <w:tmpl w:val="DA7436DA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5C463FA2"/>
    <w:multiLevelType w:val="hybridMultilevel"/>
    <w:tmpl w:val="CED8B280"/>
    <w:lvl w:ilvl="0" w:tplc="0409000F">
      <w:start w:val="1"/>
      <w:numFmt w:val="decimal"/>
      <w:lvlText w:val="%1."/>
      <w:lvlJc w:val="left"/>
      <w:pPr>
        <w:ind w:left="1582" w:hanging="360"/>
      </w:pPr>
    </w:lvl>
    <w:lvl w:ilvl="1" w:tplc="1C0A0019" w:tentative="1">
      <w:start w:val="1"/>
      <w:numFmt w:val="lowerLetter"/>
      <w:lvlText w:val="%2."/>
      <w:lvlJc w:val="left"/>
      <w:pPr>
        <w:ind w:left="2302" w:hanging="360"/>
      </w:pPr>
    </w:lvl>
    <w:lvl w:ilvl="2" w:tplc="1C0A001B" w:tentative="1">
      <w:start w:val="1"/>
      <w:numFmt w:val="lowerRoman"/>
      <w:lvlText w:val="%3."/>
      <w:lvlJc w:val="right"/>
      <w:pPr>
        <w:ind w:left="3022" w:hanging="180"/>
      </w:pPr>
    </w:lvl>
    <w:lvl w:ilvl="3" w:tplc="1C0A000F" w:tentative="1">
      <w:start w:val="1"/>
      <w:numFmt w:val="decimal"/>
      <w:lvlText w:val="%4."/>
      <w:lvlJc w:val="left"/>
      <w:pPr>
        <w:ind w:left="3742" w:hanging="360"/>
      </w:pPr>
    </w:lvl>
    <w:lvl w:ilvl="4" w:tplc="1C0A0019" w:tentative="1">
      <w:start w:val="1"/>
      <w:numFmt w:val="lowerLetter"/>
      <w:lvlText w:val="%5."/>
      <w:lvlJc w:val="left"/>
      <w:pPr>
        <w:ind w:left="4462" w:hanging="360"/>
      </w:pPr>
    </w:lvl>
    <w:lvl w:ilvl="5" w:tplc="1C0A001B" w:tentative="1">
      <w:start w:val="1"/>
      <w:numFmt w:val="lowerRoman"/>
      <w:lvlText w:val="%6."/>
      <w:lvlJc w:val="right"/>
      <w:pPr>
        <w:ind w:left="5182" w:hanging="180"/>
      </w:pPr>
    </w:lvl>
    <w:lvl w:ilvl="6" w:tplc="1C0A000F" w:tentative="1">
      <w:start w:val="1"/>
      <w:numFmt w:val="decimal"/>
      <w:lvlText w:val="%7."/>
      <w:lvlJc w:val="left"/>
      <w:pPr>
        <w:ind w:left="5902" w:hanging="360"/>
      </w:pPr>
    </w:lvl>
    <w:lvl w:ilvl="7" w:tplc="1C0A0019" w:tentative="1">
      <w:start w:val="1"/>
      <w:numFmt w:val="lowerLetter"/>
      <w:lvlText w:val="%8."/>
      <w:lvlJc w:val="left"/>
      <w:pPr>
        <w:ind w:left="6622" w:hanging="360"/>
      </w:pPr>
    </w:lvl>
    <w:lvl w:ilvl="8" w:tplc="1C0A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6">
    <w:nsid w:val="671F4DD5"/>
    <w:multiLevelType w:val="multilevel"/>
    <w:tmpl w:val="4E2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B354CC"/>
    <w:multiLevelType w:val="hybridMultilevel"/>
    <w:tmpl w:val="3DE83A04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7"/>
  </w:num>
  <w:num w:numId="8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Hector">
    <w15:presenceInfo w15:providerId="None" w15:userId="Hec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B0A"/>
    <w:rsid w:val="00107DEF"/>
    <w:rsid w:val="0016391B"/>
    <w:rsid w:val="001C3A2E"/>
    <w:rsid w:val="002E258E"/>
    <w:rsid w:val="003F31F5"/>
    <w:rsid w:val="00401AB9"/>
    <w:rsid w:val="004647C3"/>
    <w:rsid w:val="004D4F52"/>
    <w:rsid w:val="005A0587"/>
    <w:rsid w:val="005D636A"/>
    <w:rsid w:val="005F0B0A"/>
    <w:rsid w:val="00607860"/>
    <w:rsid w:val="006228EF"/>
    <w:rsid w:val="00656830"/>
    <w:rsid w:val="007809CE"/>
    <w:rsid w:val="007B08FE"/>
    <w:rsid w:val="00844E30"/>
    <w:rsid w:val="009414C8"/>
    <w:rsid w:val="00A13C3C"/>
    <w:rsid w:val="00A2487A"/>
    <w:rsid w:val="00AD3898"/>
    <w:rsid w:val="00B3463C"/>
    <w:rsid w:val="00BF2ADF"/>
    <w:rsid w:val="00C5086A"/>
    <w:rsid w:val="00C5180D"/>
    <w:rsid w:val="00D931CA"/>
    <w:rsid w:val="00DF1321"/>
    <w:rsid w:val="00E073D5"/>
    <w:rsid w:val="00E07598"/>
    <w:rsid w:val="00E3260A"/>
    <w:rsid w:val="00ED0690"/>
    <w:rsid w:val="00FB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C7A9CB1D-54EF-4330-A7D9-1FCFF896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 w:eastAsia="es-ES" w:bidi="es-ES"/>
    </w:rPr>
  </w:style>
  <w:style w:type="paragraph" w:styleId="Ttulo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75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6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inespaciado">
    <w:name w:val="No Spacing"/>
    <w:uiPriority w:val="1"/>
    <w:qFormat/>
    <w:rsid w:val="00A2487A"/>
    <w:rPr>
      <w:rFonts w:ascii="Times New Roman" w:eastAsia="Times New Roman" w:hAnsi="Times New Roman" w:cs="Times New Roman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1C3A2E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C3A2E"/>
    <w:rPr>
      <w:rFonts w:ascii="Times New Roman" w:eastAsia="Times New Roman" w:hAnsi="Times New Roman" w:cs="Times New Roman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1C3A2E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C3A2E"/>
    <w:rPr>
      <w:rFonts w:ascii="Times New Roman" w:eastAsia="Times New Roman" w:hAnsi="Times New Roman" w:cs="Times New Roman"/>
      <w:lang w:val="es-ES" w:eastAsia="es-ES" w:bidi="es-ES"/>
    </w:rPr>
  </w:style>
  <w:style w:type="character" w:customStyle="1" w:styleId="Ttulo3Car">
    <w:name w:val="Título 3 Car"/>
    <w:basedOn w:val="Fuentedeprrafopredeter"/>
    <w:link w:val="Ttulo3"/>
    <w:uiPriority w:val="9"/>
    <w:rsid w:val="00E0759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http://3.bp.blogspot.com/_Uu58SQbLpI0/SsKccLjCxrI/AAAAAAAAAn8/nnfkgNW22sA/s320/1197121534321832681capellan2000_Escudo_Nacional_Dominicano.svg.hi.png" TargetMode="External"/><Relationship Id="rId2" Type="http://schemas.openxmlformats.org/officeDocument/2006/relationships/image" Target="media/image1.png"/><Relationship Id="rId1" Type="http://schemas.openxmlformats.org/officeDocument/2006/relationships/hyperlink" Target="http://3.bp.blogspot.com/_Uu58SQbLpI0/SsKccLjCxrI/AAAAAAAAAn8/nnfkgNW22sA/s1600-h/1197121534321832681capellan2000_Escudo_Nacional_Dominicano.svg.hi.png" TargetMode="External"/><Relationship Id="rId6" Type="http://schemas.openxmlformats.org/officeDocument/2006/relationships/image" Target="media/image3.png"/><Relationship Id="rId5" Type="http://schemas.openxmlformats.org/officeDocument/2006/relationships/image" Target="http://img269.imageshack.us/img269/2711/facultadeconomagrandexbe.jpg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Cuenta Microsoft</cp:lastModifiedBy>
  <cp:revision>21</cp:revision>
  <cp:lastPrinted>2020-01-14T07:15:00Z</cp:lastPrinted>
  <dcterms:created xsi:type="dcterms:W3CDTF">2020-01-14T06:54:00Z</dcterms:created>
  <dcterms:modified xsi:type="dcterms:W3CDTF">2022-02-17T01:00:00Z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2020-01-14T00:00:00Z</vt:filetime>
  </property>
</Properties>
</file>