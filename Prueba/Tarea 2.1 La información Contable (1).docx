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C1EFE" w:rsidRDefault="002C1EFE" w:rsidP="00487F9F">
      <w:pPr>
        <w:spacing w:after="0" w:line="276" w:lineRule="auto"/>
        <w:jc w:val="both"/>
        <w:rPr>
          <w:rFonts w:ascii="Times New Roman" w:hAnsi="Times New Roman"/>
          <w:b/>
          <w:bCs/>
          <w:i/>
          <w:iCs/>
          <w:color w:val="002060"/>
          <w:sz w:val="36"/>
          <w:lang w:val="es-ES"/>
        </w:rPr>
      </w:pPr>
    </w:p>
    <w:p w:rsidR="00487F9F" w:rsidRPr="00487F9F" w:rsidRDefault="00487F9F" w:rsidP="00487F9F">
      <w:pPr>
        <w:spacing w:after="0" w:line="276" w:lineRule="auto"/>
        <w:jc w:val="both"/>
        <w:rPr>
          <w:rFonts w:ascii="Times New Roman" w:hAnsi="Times New Roman"/>
          <w:b/>
          <w:bCs/>
          <w:i/>
          <w:iCs/>
          <w:color w:val="002060"/>
          <w:sz w:val="36"/>
          <w:lang w:val="es-ES"/>
        </w:rPr>
      </w:pPr>
      <w:r w:rsidRPr="00487F9F">
        <w:rPr>
          <w:rFonts w:ascii="Times New Roman" w:hAnsi="Times New Roman"/>
          <w:b/>
          <w:bCs/>
          <w:i/>
          <w:iCs/>
          <w:color w:val="002060"/>
          <w:sz w:val="36"/>
          <w:lang w:val="es-ES"/>
        </w:rPr>
        <w:t xml:space="preserve">Tema: </w:t>
      </w:r>
      <w:r w:rsidRPr="002C1EFE">
        <w:rPr>
          <w:rFonts w:ascii="Times New Roman" w:hAnsi="Times New Roman"/>
          <w:b/>
          <w:bCs/>
          <w:i/>
          <w:iCs/>
          <w:color w:val="002060"/>
          <w:sz w:val="36"/>
          <w:lang w:val="es-ES"/>
        </w:rPr>
        <w:t>La Información Contable y la Toma de Decisiones</w:t>
      </w:r>
    </w:p>
    <w:p w:rsidR="00487F9F" w:rsidRDefault="00487F9F" w:rsidP="00487F9F">
      <w:pPr>
        <w:spacing w:after="0" w:line="276" w:lineRule="auto"/>
        <w:jc w:val="both"/>
        <w:rPr>
          <w:rFonts w:ascii="Times New Roman" w:hAnsi="Times New Roman"/>
          <w:b/>
          <w:bCs/>
          <w:i/>
          <w:iCs/>
          <w:color w:val="002060"/>
          <w:sz w:val="24"/>
          <w:lang w:val="es-ES"/>
        </w:rPr>
      </w:pPr>
    </w:p>
    <w:p w:rsidR="00D1033B" w:rsidRDefault="00D1033B" w:rsidP="00D1033B">
      <w:pPr>
        <w:numPr>
          <w:ilvl w:val="0"/>
          <w:numId w:val="2"/>
        </w:numPr>
        <w:spacing w:after="0" w:line="276" w:lineRule="auto"/>
        <w:ind w:left="445"/>
        <w:jc w:val="both"/>
        <w:rPr>
          <w:rFonts w:ascii="Times New Roman" w:hAnsi="Times New Roman"/>
          <w:b/>
          <w:bCs/>
          <w:i/>
          <w:iCs/>
          <w:color w:val="002060"/>
          <w:sz w:val="24"/>
          <w:lang w:val="es-ES"/>
        </w:rPr>
      </w:pPr>
      <w:r w:rsidRPr="00D1033B">
        <w:rPr>
          <w:rFonts w:ascii="Times New Roman" w:hAnsi="Times New Roman"/>
          <w:b/>
          <w:bCs/>
          <w:i/>
          <w:iCs/>
          <w:color w:val="002060"/>
          <w:sz w:val="24"/>
          <w:lang w:val="es-ES"/>
        </w:rPr>
        <w:t xml:space="preserve"> La información contable y la toma de</w:t>
      </w:r>
      <w:r w:rsidR="005776E6">
        <w:rPr>
          <w:rFonts w:ascii="Times New Roman" w:hAnsi="Times New Roman"/>
          <w:b/>
          <w:bCs/>
          <w:i/>
          <w:iCs/>
          <w:color w:val="002060"/>
          <w:sz w:val="24"/>
          <w:lang w:val="es-ES"/>
        </w:rPr>
        <w:t xml:space="preserve"> decisiones</w:t>
      </w:r>
      <w:r w:rsidRPr="00D1033B">
        <w:rPr>
          <w:rFonts w:ascii="Times New Roman" w:hAnsi="Times New Roman"/>
          <w:b/>
          <w:bCs/>
          <w:i/>
          <w:iCs/>
          <w:color w:val="002060"/>
          <w:sz w:val="24"/>
          <w:lang w:val="es-ES"/>
        </w:rPr>
        <w:t xml:space="preserve"> </w:t>
      </w:r>
      <w:r w:rsidR="005776E6">
        <w:rPr>
          <w:rFonts w:ascii="Times New Roman" w:hAnsi="Times New Roman"/>
          <w:b/>
          <w:bCs/>
          <w:i/>
          <w:iCs/>
          <w:color w:val="002060"/>
          <w:sz w:val="24"/>
          <w:lang w:val="es-ES"/>
        </w:rPr>
        <w:t>según l</w:t>
      </w:r>
      <w:r w:rsidRPr="00D1033B">
        <w:rPr>
          <w:rFonts w:ascii="Times New Roman" w:hAnsi="Times New Roman"/>
          <w:b/>
          <w:bCs/>
          <w:i/>
          <w:iCs/>
          <w:color w:val="002060"/>
          <w:sz w:val="24"/>
          <w:lang w:val="es-ES"/>
        </w:rPr>
        <w:t>a contabilidad Administrativa</w:t>
      </w:r>
      <w:r w:rsidR="005776E6">
        <w:rPr>
          <w:rFonts w:ascii="Times New Roman" w:hAnsi="Times New Roman"/>
          <w:b/>
          <w:bCs/>
          <w:i/>
          <w:iCs/>
          <w:color w:val="002060"/>
          <w:sz w:val="24"/>
          <w:lang w:val="es-ES"/>
        </w:rPr>
        <w:t>.</w:t>
      </w:r>
    </w:p>
    <w:p w:rsidR="00D1033B" w:rsidRPr="00666C21" w:rsidRDefault="00D1033B" w:rsidP="00D1033B">
      <w:pPr>
        <w:spacing w:after="0" w:line="276" w:lineRule="auto"/>
        <w:ind w:left="445"/>
        <w:jc w:val="both"/>
        <w:rPr>
          <w:rFonts w:ascii="Times New Roman" w:hAnsi="Times New Roman"/>
          <w:b/>
          <w:bCs/>
          <w:i/>
          <w:iCs/>
          <w:color w:val="002060"/>
          <w:sz w:val="10"/>
          <w:lang w:val="es-ES"/>
        </w:rPr>
      </w:pPr>
    </w:p>
    <w:p w:rsidR="00D1033B" w:rsidRPr="00D1033B" w:rsidRDefault="00D1033B" w:rsidP="00D1033B">
      <w:pPr>
        <w:numPr>
          <w:ilvl w:val="2"/>
          <w:numId w:val="3"/>
        </w:numPr>
        <w:spacing w:after="0" w:line="276" w:lineRule="auto"/>
        <w:jc w:val="both"/>
        <w:rPr>
          <w:rFonts w:ascii="Times New Roman" w:hAnsi="Times New Roman"/>
          <w:i/>
          <w:iCs/>
          <w:color w:val="002060"/>
          <w:sz w:val="24"/>
          <w:lang w:val="es-ES"/>
        </w:rPr>
      </w:pPr>
      <w:r w:rsidRPr="00D1033B">
        <w:rPr>
          <w:rFonts w:ascii="Times New Roman" w:hAnsi="Times New Roman"/>
          <w:i/>
          <w:iCs/>
          <w:color w:val="002060"/>
          <w:sz w:val="24"/>
          <w:lang w:val="es-ES"/>
        </w:rPr>
        <w:t>Conceptos</w:t>
      </w:r>
    </w:p>
    <w:p w:rsidR="00D1033B" w:rsidRPr="00D1033B" w:rsidRDefault="00D1033B" w:rsidP="00D1033B">
      <w:pPr>
        <w:numPr>
          <w:ilvl w:val="2"/>
          <w:numId w:val="3"/>
        </w:numPr>
        <w:spacing w:after="0" w:line="276" w:lineRule="auto"/>
        <w:jc w:val="both"/>
        <w:rPr>
          <w:rFonts w:ascii="Times New Roman" w:hAnsi="Times New Roman"/>
          <w:i/>
          <w:iCs/>
          <w:color w:val="002060"/>
          <w:sz w:val="24"/>
          <w:lang w:val="es-ES"/>
        </w:rPr>
      </w:pPr>
      <w:r w:rsidRPr="00D1033B">
        <w:rPr>
          <w:rFonts w:ascii="Times New Roman" w:hAnsi="Times New Roman"/>
          <w:i/>
          <w:iCs/>
          <w:color w:val="002060"/>
          <w:sz w:val="24"/>
          <w:lang w:val="es-ES"/>
        </w:rPr>
        <w:t>Objetivo</w:t>
      </w:r>
    </w:p>
    <w:p w:rsidR="00D1033B" w:rsidRDefault="00D1033B" w:rsidP="00D1033B">
      <w:pPr>
        <w:numPr>
          <w:ilvl w:val="2"/>
          <w:numId w:val="3"/>
        </w:numPr>
        <w:spacing w:after="0" w:line="276" w:lineRule="auto"/>
        <w:jc w:val="both"/>
        <w:rPr>
          <w:rFonts w:ascii="Times New Roman" w:hAnsi="Times New Roman"/>
          <w:i/>
          <w:iCs/>
          <w:color w:val="002060"/>
          <w:sz w:val="24"/>
          <w:lang w:val="es-ES"/>
        </w:rPr>
      </w:pPr>
      <w:r w:rsidRPr="00D1033B">
        <w:rPr>
          <w:rFonts w:ascii="Times New Roman" w:hAnsi="Times New Roman"/>
          <w:i/>
          <w:iCs/>
          <w:color w:val="002060"/>
          <w:sz w:val="24"/>
          <w:lang w:val="es-ES"/>
        </w:rPr>
        <w:t>Aplicaciones</w:t>
      </w:r>
    </w:p>
    <w:p w:rsidR="00D1033B" w:rsidRPr="00D1033B" w:rsidRDefault="00D1033B" w:rsidP="00D1033B">
      <w:pPr>
        <w:numPr>
          <w:ilvl w:val="2"/>
          <w:numId w:val="3"/>
        </w:numPr>
        <w:spacing w:after="0" w:line="276" w:lineRule="auto"/>
        <w:jc w:val="both"/>
        <w:rPr>
          <w:rFonts w:ascii="Times New Roman" w:hAnsi="Times New Roman"/>
          <w:i/>
          <w:iCs/>
          <w:color w:val="002060"/>
          <w:sz w:val="24"/>
          <w:lang w:val="es-ES"/>
        </w:rPr>
      </w:pPr>
      <w:r w:rsidRPr="00D1033B">
        <w:rPr>
          <w:rFonts w:ascii="Times New Roman" w:hAnsi="Times New Roman"/>
          <w:i/>
          <w:iCs/>
          <w:color w:val="002060"/>
          <w:sz w:val="24"/>
          <w:lang w:val="es-ES"/>
        </w:rPr>
        <w:t>Usuarios</w:t>
      </w:r>
    </w:p>
    <w:p w:rsidR="00D1033B" w:rsidRPr="00666C21" w:rsidRDefault="00D1033B" w:rsidP="00666C21">
      <w:pPr>
        <w:spacing w:after="0" w:line="276" w:lineRule="auto"/>
        <w:ind w:left="445"/>
        <w:jc w:val="both"/>
        <w:rPr>
          <w:rFonts w:ascii="Times New Roman" w:hAnsi="Times New Roman"/>
          <w:i/>
          <w:iCs/>
          <w:color w:val="002060"/>
          <w:sz w:val="10"/>
          <w:lang w:val="es-ES"/>
        </w:rPr>
      </w:pPr>
    </w:p>
    <w:p w:rsidR="00D1033B" w:rsidRPr="00D1033B" w:rsidRDefault="00D1033B" w:rsidP="00D1033B">
      <w:pPr>
        <w:numPr>
          <w:ilvl w:val="1"/>
          <w:numId w:val="3"/>
        </w:numPr>
        <w:spacing w:after="0" w:line="276" w:lineRule="auto"/>
        <w:jc w:val="both"/>
        <w:rPr>
          <w:rFonts w:ascii="Times New Roman" w:hAnsi="Times New Roman"/>
          <w:b/>
          <w:bCs/>
          <w:color w:val="002060"/>
          <w:sz w:val="24"/>
          <w:lang w:val="es-ES"/>
        </w:rPr>
      </w:pPr>
      <w:r w:rsidRPr="00D1033B">
        <w:rPr>
          <w:rFonts w:ascii="Times New Roman" w:hAnsi="Times New Roman"/>
          <w:b/>
          <w:bCs/>
          <w:i/>
          <w:iCs/>
          <w:color w:val="002060"/>
          <w:sz w:val="24"/>
          <w:lang w:val="es-ES"/>
        </w:rPr>
        <w:t xml:space="preserve">La información contable y la toma de </w:t>
      </w:r>
      <w:r w:rsidR="005776E6">
        <w:rPr>
          <w:rFonts w:ascii="Times New Roman" w:hAnsi="Times New Roman"/>
          <w:b/>
          <w:bCs/>
          <w:i/>
          <w:iCs/>
          <w:color w:val="002060"/>
          <w:sz w:val="24"/>
          <w:lang w:val="es-ES"/>
        </w:rPr>
        <w:t xml:space="preserve">decisiones según </w:t>
      </w:r>
      <w:r w:rsidRPr="00D1033B">
        <w:rPr>
          <w:rFonts w:ascii="Times New Roman" w:hAnsi="Times New Roman"/>
          <w:b/>
          <w:bCs/>
          <w:i/>
          <w:iCs/>
          <w:color w:val="002060"/>
          <w:sz w:val="24"/>
          <w:lang w:val="es-ES"/>
        </w:rPr>
        <w:t>la contabilidad</w:t>
      </w:r>
      <w:r w:rsidRPr="005776E6">
        <w:rPr>
          <w:rFonts w:ascii="Times New Roman" w:hAnsi="Times New Roman"/>
          <w:b/>
          <w:bCs/>
          <w:i/>
          <w:iCs/>
          <w:color w:val="002060"/>
          <w:sz w:val="24"/>
          <w:lang w:val="es-ES"/>
        </w:rPr>
        <w:t xml:space="preserve"> </w:t>
      </w:r>
      <w:r w:rsidRPr="005776E6">
        <w:rPr>
          <w:rFonts w:ascii="Times New Roman" w:hAnsi="Times New Roman"/>
          <w:b/>
          <w:bCs/>
          <w:i/>
          <w:color w:val="002060"/>
          <w:sz w:val="24"/>
          <w:lang w:val="es-ES"/>
        </w:rPr>
        <w:t>Financiera</w:t>
      </w:r>
      <w:r w:rsidR="005776E6">
        <w:rPr>
          <w:rFonts w:ascii="Times New Roman" w:hAnsi="Times New Roman"/>
          <w:b/>
          <w:bCs/>
          <w:color w:val="002060"/>
          <w:sz w:val="24"/>
          <w:lang w:val="es-ES"/>
        </w:rPr>
        <w:t>.</w:t>
      </w:r>
    </w:p>
    <w:p w:rsidR="00D1033B" w:rsidRPr="00666C21" w:rsidRDefault="00D1033B" w:rsidP="00666C21">
      <w:pPr>
        <w:spacing w:after="0" w:line="276" w:lineRule="auto"/>
        <w:ind w:left="445"/>
        <w:jc w:val="both"/>
        <w:rPr>
          <w:rFonts w:ascii="Times New Roman" w:hAnsi="Times New Roman"/>
          <w:b/>
          <w:bCs/>
          <w:i/>
          <w:iCs/>
          <w:color w:val="002060"/>
          <w:sz w:val="10"/>
          <w:lang w:val="es-ES"/>
        </w:rPr>
      </w:pPr>
    </w:p>
    <w:p w:rsidR="00D1033B" w:rsidRPr="00D1033B" w:rsidRDefault="00D1033B" w:rsidP="00D1033B">
      <w:pPr>
        <w:numPr>
          <w:ilvl w:val="2"/>
          <w:numId w:val="3"/>
        </w:numPr>
        <w:spacing w:after="0" w:line="276" w:lineRule="auto"/>
        <w:jc w:val="both"/>
        <w:rPr>
          <w:rFonts w:ascii="Times New Roman" w:hAnsi="Times New Roman"/>
          <w:i/>
          <w:iCs/>
          <w:color w:val="002060"/>
          <w:sz w:val="24"/>
          <w:lang w:val="es-ES"/>
        </w:rPr>
      </w:pPr>
      <w:r w:rsidRPr="00D1033B">
        <w:rPr>
          <w:rFonts w:ascii="Times New Roman" w:hAnsi="Times New Roman"/>
          <w:i/>
          <w:iCs/>
          <w:color w:val="002060"/>
          <w:sz w:val="24"/>
          <w:lang w:val="es-ES"/>
        </w:rPr>
        <w:t>Conceptos</w:t>
      </w:r>
    </w:p>
    <w:p w:rsidR="00D1033B" w:rsidRPr="00D1033B" w:rsidRDefault="00D1033B" w:rsidP="00D1033B">
      <w:pPr>
        <w:numPr>
          <w:ilvl w:val="2"/>
          <w:numId w:val="3"/>
        </w:numPr>
        <w:spacing w:after="0" w:line="276" w:lineRule="auto"/>
        <w:jc w:val="both"/>
        <w:rPr>
          <w:rFonts w:ascii="Times New Roman" w:hAnsi="Times New Roman"/>
          <w:i/>
          <w:iCs/>
          <w:color w:val="002060"/>
          <w:sz w:val="24"/>
          <w:lang w:val="es-ES"/>
        </w:rPr>
      </w:pPr>
      <w:r w:rsidRPr="00D1033B">
        <w:rPr>
          <w:rFonts w:ascii="Times New Roman" w:hAnsi="Times New Roman"/>
          <w:i/>
          <w:iCs/>
          <w:color w:val="002060"/>
          <w:sz w:val="24"/>
          <w:lang w:val="es-ES"/>
        </w:rPr>
        <w:t>Objetivo</w:t>
      </w:r>
    </w:p>
    <w:p w:rsidR="00D1033B" w:rsidRDefault="00D1033B" w:rsidP="00D1033B">
      <w:pPr>
        <w:numPr>
          <w:ilvl w:val="2"/>
          <w:numId w:val="3"/>
        </w:numPr>
        <w:spacing w:after="0" w:line="276" w:lineRule="auto"/>
        <w:jc w:val="both"/>
        <w:rPr>
          <w:rFonts w:ascii="Times New Roman" w:hAnsi="Times New Roman"/>
          <w:i/>
          <w:iCs/>
          <w:color w:val="002060"/>
          <w:sz w:val="24"/>
          <w:lang w:val="es-ES"/>
        </w:rPr>
      </w:pPr>
      <w:r w:rsidRPr="00D1033B">
        <w:rPr>
          <w:rFonts w:ascii="Times New Roman" w:hAnsi="Times New Roman"/>
          <w:i/>
          <w:iCs/>
          <w:color w:val="002060"/>
          <w:sz w:val="24"/>
          <w:lang w:val="es-ES"/>
        </w:rPr>
        <w:t>Aplicaciones</w:t>
      </w:r>
    </w:p>
    <w:p w:rsidR="00D1033B" w:rsidRDefault="00D1033B" w:rsidP="00D1033B">
      <w:pPr>
        <w:numPr>
          <w:ilvl w:val="2"/>
          <w:numId w:val="3"/>
        </w:numPr>
        <w:spacing w:after="0" w:line="276" w:lineRule="auto"/>
        <w:jc w:val="both"/>
        <w:rPr>
          <w:rFonts w:ascii="Times New Roman" w:hAnsi="Times New Roman"/>
          <w:i/>
          <w:iCs/>
          <w:color w:val="002060"/>
          <w:sz w:val="24"/>
          <w:lang w:val="es-ES"/>
        </w:rPr>
      </w:pPr>
      <w:r w:rsidRPr="00D1033B">
        <w:rPr>
          <w:rFonts w:ascii="Times New Roman" w:hAnsi="Times New Roman"/>
          <w:i/>
          <w:iCs/>
          <w:color w:val="002060"/>
          <w:sz w:val="24"/>
          <w:lang w:val="es-ES"/>
        </w:rPr>
        <w:t>Usuarios</w:t>
      </w:r>
    </w:p>
    <w:p w:rsidR="00D1033B" w:rsidRPr="00666C21" w:rsidRDefault="00D1033B" w:rsidP="00D1033B">
      <w:pPr>
        <w:spacing w:after="0" w:line="276" w:lineRule="auto"/>
        <w:ind w:left="862"/>
        <w:jc w:val="both"/>
        <w:rPr>
          <w:rFonts w:ascii="Times New Roman" w:hAnsi="Times New Roman"/>
          <w:i/>
          <w:iCs/>
          <w:color w:val="002060"/>
          <w:sz w:val="10"/>
          <w:szCs w:val="10"/>
          <w:lang w:val="es-ES"/>
        </w:rPr>
      </w:pPr>
    </w:p>
    <w:p w:rsidR="00D1033B" w:rsidRPr="00D1033B" w:rsidRDefault="00D1033B" w:rsidP="00D1033B">
      <w:pPr>
        <w:numPr>
          <w:ilvl w:val="1"/>
          <w:numId w:val="3"/>
        </w:numPr>
        <w:spacing w:after="0" w:line="276" w:lineRule="auto"/>
        <w:jc w:val="both"/>
        <w:rPr>
          <w:rFonts w:ascii="Times New Roman" w:hAnsi="Times New Roman"/>
          <w:b/>
          <w:bCs/>
          <w:i/>
          <w:iCs/>
          <w:color w:val="002060"/>
          <w:sz w:val="24"/>
          <w:lang w:val="es-ES"/>
        </w:rPr>
      </w:pPr>
      <w:r w:rsidRPr="00D1033B">
        <w:rPr>
          <w:rFonts w:ascii="Times New Roman" w:hAnsi="Times New Roman"/>
          <w:i/>
          <w:iCs/>
          <w:color w:val="002060"/>
          <w:sz w:val="24"/>
          <w:lang w:val="es-ES"/>
        </w:rPr>
        <w:t xml:space="preserve"> </w:t>
      </w:r>
      <w:r w:rsidRPr="00D1033B">
        <w:rPr>
          <w:rFonts w:ascii="Times New Roman" w:hAnsi="Times New Roman"/>
          <w:b/>
          <w:bCs/>
          <w:i/>
          <w:iCs/>
          <w:color w:val="002060"/>
          <w:sz w:val="24"/>
          <w:lang w:val="es-ES"/>
        </w:rPr>
        <w:t>La información contable y la toma de</w:t>
      </w:r>
      <w:r w:rsidR="005776E6">
        <w:rPr>
          <w:rFonts w:ascii="Times New Roman" w:hAnsi="Times New Roman"/>
          <w:b/>
          <w:bCs/>
          <w:i/>
          <w:iCs/>
          <w:color w:val="002060"/>
          <w:sz w:val="24"/>
          <w:lang w:val="es-ES"/>
        </w:rPr>
        <w:t xml:space="preserve"> decisiones</w:t>
      </w:r>
      <w:r w:rsidRPr="00D1033B">
        <w:rPr>
          <w:rFonts w:ascii="Times New Roman" w:hAnsi="Times New Roman"/>
          <w:b/>
          <w:bCs/>
          <w:i/>
          <w:iCs/>
          <w:color w:val="002060"/>
          <w:sz w:val="24"/>
          <w:lang w:val="es-ES"/>
        </w:rPr>
        <w:t xml:space="preserve"> </w:t>
      </w:r>
      <w:r w:rsidR="005776E6">
        <w:rPr>
          <w:rFonts w:ascii="Times New Roman" w:hAnsi="Times New Roman"/>
          <w:b/>
          <w:bCs/>
          <w:i/>
          <w:iCs/>
          <w:color w:val="002060"/>
          <w:sz w:val="24"/>
          <w:lang w:val="es-ES"/>
        </w:rPr>
        <w:t xml:space="preserve">según </w:t>
      </w:r>
      <w:r w:rsidRPr="00D1033B">
        <w:rPr>
          <w:rFonts w:ascii="Times New Roman" w:hAnsi="Times New Roman"/>
          <w:b/>
          <w:bCs/>
          <w:i/>
          <w:iCs/>
          <w:color w:val="002060"/>
          <w:sz w:val="24"/>
          <w:lang w:val="es-ES"/>
        </w:rPr>
        <w:t>la contabilidad</w:t>
      </w:r>
      <w:r>
        <w:rPr>
          <w:rFonts w:ascii="Times New Roman" w:hAnsi="Times New Roman"/>
          <w:b/>
          <w:bCs/>
          <w:i/>
          <w:iCs/>
          <w:color w:val="002060"/>
          <w:sz w:val="24"/>
          <w:lang w:val="es-ES"/>
        </w:rPr>
        <w:t xml:space="preserve"> </w:t>
      </w:r>
      <w:r w:rsidRPr="00D1033B">
        <w:rPr>
          <w:rFonts w:ascii="Times New Roman" w:hAnsi="Times New Roman"/>
          <w:b/>
          <w:bCs/>
          <w:i/>
          <w:iCs/>
          <w:color w:val="002060"/>
          <w:sz w:val="24"/>
          <w:lang w:val="es-ES"/>
        </w:rPr>
        <w:t>Impositiva</w:t>
      </w:r>
      <w:r w:rsidR="005776E6">
        <w:rPr>
          <w:rFonts w:ascii="Times New Roman" w:hAnsi="Times New Roman"/>
          <w:b/>
          <w:bCs/>
          <w:i/>
          <w:iCs/>
          <w:color w:val="002060"/>
          <w:sz w:val="24"/>
          <w:lang w:val="es-ES"/>
        </w:rPr>
        <w:t>.</w:t>
      </w:r>
    </w:p>
    <w:p w:rsidR="00D1033B" w:rsidRPr="00666C21" w:rsidRDefault="00D1033B" w:rsidP="00666C21">
      <w:pPr>
        <w:spacing w:after="0" w:line="276" w:lineRule="auto"/>
        <w:ind w:left="445"/>
        <w:jc w:val="both"/>
        <w:rPr>
          <w:rFonts w:ascii="Times New Roman" w:hAnsi="Times New Roman"/>
          <w:i/>
          <w:iCs/>
          <w:color w:val="002060"/>
          <w:sz w:val="10"/>
          <w:szCs w:val="10"/>
          <w:lang w:val="es-ES"/>
        </w:rPr>
      </w:pPr>
    </w:p>
    <w:p w:rsidR="00D1033B" w:rsidRPr="00D1033B" w:rsidRDefault="00D1033B" w:rsidP="00D1033B">
      <w:pPr>
        <w:numPr>
          <w:ilvl w:val="2"/>
          <w:numId w:val="3"/>
        </w:numPr>
        <w:spacing w:after="0" w:line="276" w:lineRule="auto"/>
        <w:jc w:val="both"/>
        <w:rPr>
          <w:rFonts w:ascii="Times New Roman" w:hAnsi="Times New Roman"/>
          <w:i/>
          <w:iCs/>
          <w:color w:val="002060"/>
          <w:sz w:val="24"/>
          <w:lang w:val="es-ES"/>
        </w:rPr>
      </w:pPr>
      <w:r w:rsidRPr="00D1033B">
        <w:rPr>
          <w:rFonts w:ascii="Times New Roman" w:hAnsi="Times New Roman"/>
          <w:i/>
          <w:iCs/>
          <w:color w:val="002060"/>
          <w:sz w:val="24"/>
          <w:lang w:val="es-ES"/>
        </w:rPr>
        <w:t>Conceptos</w:t>
      </w:r>
    </w:p>
    <w:p w:rsidR="00D1033B" w:rsidRPr="00D1033B" w:rsidRDefault="00D1033B" w:rsidP="00D1033B">
      <w:pPr>
        <w:numPr>
          <w:ilvl w:val="2"/>
          <w:numId w:val="3"/>
        </w:numPr>
        <w:spacing w:after="0" w:line="276" w:lineRule="auto"/>
        <w:jc w:val="both"/>
        <w:rPr>
          <w:rFonts w:ascii="Times New Roman" w:hAnsi="Times New Roman"/>
          <w:i/>
          <w:iCs/>
          <w:color w:val="002060"/>
          <w:sz w:val="24"/>
          <w:lang w:val="es-ES"/>
        </w:rPr>
      </w:pPr>
      <w:r w:rsidRPr="00D1033B">
        <w:rPr>
          <w:rFonts w:ascii="Times New Roman" w:hAnsi="Times New Roman"/>
          <w:i/>
          <w:iCs/>
          <w:color w:val="002060"/>
          <w:sz w:val="24"/>
          <w:lang w:val="es-ES"/>
        </w:rPr>
        <w:t>Objetivo</w:t>
      </w:r>
    </w:p>
    <w:p w:rsidR="00D1033B" w:rsidRDefault="00D1033B" w:rsidP="00D1033B">
      <w:pPr>
        <w:numPr>
          <w:ilvl w:val="2"/>
          <w:numId w:val="3"/>
        </w:numPr>
        <w:spacing w:after="0" w:line="276" w:lineRule="auto"/>
        <w:jc w:val="both"/>
        <w:rPr>
          <w:rFonts w:ascii="Times New Roman" w:hAnsi="Times New Roman"/>
          <w:i/>
          <w:iCs/>
          <w:color w:val="002060"/>
          <w:sz w:val="24"/>
          <w:lang w:val="es-ES"/>
        </w:rPr>
      </w:pPr>
      <w:r w:rsidRPr="00D1033B">
        <w:rPr>
          <w:rFonts w:ascii="Times New Roman" w:hAnsi="Times New Roman"/>
          <w:i/>
          <w:iCs/>
          <w:color w:val="002060"/>
          <w:sz w:val="24"/>
          <w:lang w:val="es-ES"/>
        </w:rPr>
        <w:t>Aplicaciones</w:t>
      </w:r>
    </w:p>
    <w:p w:rsidR="005776E6" w:rsidRDefault="00D1033B" w:rsidP="005776E6">
      <w:pPr>
        <w:numPr>
          <w:ilvl w:val="2"/>
          <w:numId w:val="3"/>
        </w:numPr>
        <w:spacing w:after="0" w:line="276" w:lineRule="auto"/>
        <w:jc w:val="both"/>
        <w:rPr>
          <w:rFonts w:ascii="Times New Roman" w:hAnsi="Times New Roman"/>
          <w:i/>
          <w:iCs/>
          <w:color w:val="002060"/>
          <w:sz w:val="24"/>
          <w:lang w:val="es-ES"/>
        </w:rPr>
      </w:pPr>
      <w:r w:rsidRPr="00D1033B">
        <w:rPr>
          <w:rFonts w:ascii="Times New Roman" w:hAnsi="Times New Roman"/>
          <w:i/>
          <w:iCs/>
          <w:color w:val="002060"/>
          <w:sz w:val="24"/>
          <w:lang w:val="es-ES"/>
        </w:rPr>
        <w:t>Usuarios</w:t>
      </w:r>
    </w:p>
    <w:p w:rsidR="005776E6" w:rsidRDefault="005776E6" w:rsidP="005776E6">
      <w:pPr>
        <w:spacing w:after="0" w:line="276" w:lineRule="auto"/>
        <w:jc w:val="both"/>
        <w:rPr>
          <w:rFonts w:ascii="Times New Roman" w:hAnsi="Times New Roman"/>
          <w:i/>
          <w:iCs/>
          <w:color w:val="002060"/>
          <w:sz w:val="24"/>
          <w:lang w:val="es-ES"/>
        </w:rPr>
      </w:pPr>
    </w:p>
    <w:p w:rsidR="002C1EFE" w:rsidRDefault="002C1EFE" w:rsidP="005776E6">
      <w:pPr>
        <w:spacing w:after="0" w:line="276" w:lineRule="auto"/>
        <w:jc w:val="both"/>
        <w:rPr>
          <w:rFonts w:ascii="Times New Roman" w:hAnsi="Times New Roman"/>
          <w:i/>
          <w:iCs/>
          <w:color w:val="002060"/>
          <w:sz w:val="24"/>
          <w:lang w:val="es-ES"/>
        </w:rPr>
      </w:pPr>
    </w:p>
    <w:p w:rsidR="002C1EFE" w:rsidRDefault="002C1EFE" w:rsidP="005776E6">
      <w:pPr>
        <w:spacing w:after="0" w:line="276" w:lineRule="auto"/>
        <w:jc w:val="both"/>
        <w:rPr>
          <w:rFonts w:ascii="Times New Roman" w:hAnsi="Times New Roman"/>
          <w:i/>
          <w:iCs/>
          <w:color w:val="002060"/>
          <w:sz w:val="24"/>
          <w:lang w:val="es-ES"/>
        </w:rPr>
      </w:pPr>
    </w:p>
    <w:p w:rsidR="002C1EFE" w:rsidRDefault="002C1EFE" w:rsidP="005776E6">
      <w:pPr>
        <w:spacing w:after="0" w:line="276" w:lineRule="auto"/>
        <w:jc w:val="both"/>
        <w:rPr>
          <w:rFonts w:ascii="Times New Roman" w:hAnsi="Times New Roman"/>
          <w:i/>
          <w:iCs/>
          <w:color w:val="002060"/>
          <w:sz w:val="24"/>
          <w:lang w:val="es-ES"/>
        </w:rPr>
      </w:pPr>
    </w:p>
    <w:p w:rsidR="002C1EFE" w:rsidRDefault="002C1EFE" w:rsidP="005776E6">
      <w:pPr>
        <w:spacing w:after="0" w:line="276" w:lineRule="auto"/>
        <w:jc w:val="both"/>
        <w:rPr>
          <w:rFonts w:ascii="Times New Roman" w:hAnsi="Times New Roman"/>
          <w:i/>
          <w:iCs/>
          <w:color w:val="002060"/>
          <w:sz w:val="24"/>
          <w:lang w:val="es-ES"/>
        </w:rPr>
      </w:pPr>
    </w:p>
    <w:p w:rsidR="002C1EFE" w:rsidRDefault="002C1EFE" w:rsidP="005776E6">
      <w:pPr>
        <w:spacing w:after="0" w:line="276" w:lineRule="auto"/>
        <w:jc w:val="both"/>
        <w:rPr>
          <w:rFonts w:ascii="Times New Roman" w:hAnsi="Times New Roman"/>
          <w:i/>
          <w:iCs/>
          <w:color w:val="002060"/>
          <w:sz w:val="24"/>
          <w:lang w:val="es-ES"/>
        </w:rPr>
      </w:pPr>
    </w:p>
    <w:p w:rsidR="002C1EFE" w:rsidRDefault="002C1EFE" w:rsidP="005776E6">
      <w:pPr>
        <w:spacing w:after="0" w:line="276" w:lineRule="auto"/>
        <w:jc w:val="both"/>
        <w:rPr>
          <w:rFonts w:ascii="Times New Roman" w:hAnsi="Times New Roman"/>
          <w:i/>
          <w:iCs/>
          <w:color w:val="002060"/>
          <w:sz w:val="24"/>
          <w:lang w:val="es-ES"/>
        </w:rPr>
      </w:pPr>
    </w:p>
    <w:p w:rsidR="002C1EFE" w:rsidRDefault="002C1EFE" w:rsidP="005776E6">
      <w:pPr>
        <w:spacing w:after="0" w:line="276" w:lineRule="auto"/>
        <w:jc w:val="both"/>
        <w:rPr>
          <w:rFonts w:ascii="Times New Roman" w:hAnsi="Times New Roman"/>
          <w:i/>
          <w:iCs/>
          <w:color w:val="002060"/>
          <w:sz w:val="24"/>
          <w:lang w:val="es-ES"/>
        </w:rPr>
      </w:pPr>
    </w:p>
    <w:p w:rsidR="002C1EFE" w:rsidRDefault="002C1EFE" w:rsidP="005776E6">
      <w:pPr>
        <w:spacing w:after="0" w:line="276" w:lineRule="auto"/>
        <w:jc w:val="both"/>
        <w:rPr>
          <w:rFonts w:ascii="Times New Roman" w:hAnsi="Times New Roman"/>
          <w:i/>
          <w:iCs/>
          <w:color w:val="002060"/>
          <w:sz w:val="24"/>
          <w:lang w:val="es-ES"/>
        </w:rPr>
      </w:pPr>
    </w:p>
    <w:p w:rsidR="002C1EFE" w:rsidRDefault="002C1EFE" w:rsidP="005776E6">
      <w:pPr>
        <w:spacing w:after="0" w:line="276" w:lineRule="auto"/>
        <w:jc w:val="both"/>
        <w:rPr>
          <w:rFonts w:ascii="Times New Roman" w:hAnsi="Times New Roman"/>
          <w:i/>
          <w:iCs/>
          <w:color w:val="002060"/>
          <w:sz w:val="24"/>
          <w:lang w:val="es-ES"/>
        </w:rPr>
      </w:pPr>
    </w:p>
    <w:p w:rsidR="002C1EFE" w:rsidRDefault="002C1EFE" w:rsidP="005776E6">
      <w:pPr>
        <w:spacing w:after="0" w:line="276" w:lineRule="auto"/>
        <w:jc w:val="both"/>
        <w:rPr>
          <w:rFonts w:ascii="Times New Roman" w:hAnsi="Times New Roman"/>
          <w:i/>
          <w:iCs/>
          <w:color w:val="002060"/>
          <w:sz w:val="24"/>
          <w:lang w:val="es-ES"/>
        </w:rPr>
      </w:pPr>
    </w:p>
    <w:p w:rsidR="002C1EFE" w:rsidRDefault="002C1EFE" w:rsidP="005776E6">
      <w:pPr>
        <w:spacing w:after="0" w:line="276" w:lineRule="auto"/>
        <w:jc w:val="both"/>
        <w:rPr>
          <w:rFonts w:ascii="Times New Roman" w:hAnsi="Times New Roman"/>
          <w:i/>
          <w:iCs/>
          <w:color w:val="002060"/>
          <w:sz w:val="24"/>
          <w:lang w:val="es-ES"/>
        </w:rPr>
      </w:pPr>
    </w:p>
    <w:p w:rsidR="002C1EFE" w:rsidRDefault="002C1EFE" w:rsidP="005776E6">
      <w:pPr>
        <w:spacing w:after="0" w:line="276" w:lineRule="auto"/>
        <w:jc w:val="both"/>
        <w:rPr>
          <w:rFonts w:ascii="Times New Roman" w:hAnsi="Times New Roman"/>
          <w:i/>
          <w:iCs/>
          <w:color w:val="002060"/>
          <w:sz w:val="24"/>
          <w:lang w:val="es-ES"/>
        </w:rPr>
      </w:pPr>
    </w:p>
    <w:p w:rsidR="002C1EFE" w:rsidRDefault="002C1EFE" w:rsidP="005776E6">
      <w:pPr>
        <w:spacing w:after="0" w:line="276" w:lineRule="auto"/>
        <w:jc w:val="both"/>
        <w:rPr>
          <w:rFonts w:ascii="Times New Roman" w:hAnsi="Times New Roman"/>
          <w:i/>
          <w:iCs/>
          <w:color w:val="002060"/>
          <w:sz w:val="24"/>
          <w:lang w:val="es-ES"/>
        </w:rPr>
      </w:pPr>
    </w:p>
    <w:p w:rsidR="002C1EFE" w:rsidRDefault="002C1EFE" w:rsidP="005776E6">
      <w:pPr>
        <w:spacing w:after="0" w:line="276" w:lineRule="auto"/>
        <w:jc w:val="both"/>
        <w:rPr>
          <w:rFonts w:ascii="Times New Roman" w:hAnsi="Times New Roman"/>
          <w:i/>
          <w:iCs/>
          <w:color w:val="002060"/>
          <w:sz w:val="24"/>
          <w:lang w:val="es-ES"/>
        </w:rPr>
      </w:pPr>
    </w:p>
    <w:p w:rsidR="002C1EFE" w:rsidRDefault="002C1EFE" w:rsidP="005776E6">
      <w:pPr>
        <w:spacing w:after="0" w:line="276" w:lineRule="auto"/>
        <w:jc w:val="both"/>
        <w:rPr>
          <w:rFonts w:ascii="Times New Roman" w:hAnsi="Times New Roman"/>
          <w:i/>
          <w:iCs/>
          <w:color w:val="002060"/>
          <w:sz w:val="24"/>
          <w:lang w:val="es-ES"/>
        </w:rPr>
      </w:pPr>
    </w:p>
    <w:p w:rsidR="002C1EFE" w:rsidRDefault="002C1EFE" w:rsidP="005776E6">
      <w:pPr>
        <w:spacing w:after="0" w:line="276" w:lineRule="auto"/>
        <w:jc w:val="both"/>
        <w:rPr>
          <w:rFonts w:ascii="Times New Roman" w:hAnsi="Times New Roman"/>
          <w:i/>
          <w:iCs/>
          <w:color w:val="002060"/>
          <w:sz w:val="24"/>
          <w:lang w:val="es-ES"/>
        </w:rPr>
      </w:pPr>
    </w:p>
    <w:p w:rsidR="002C1EFE" w:rsidRDefault="002C1EFE" w:rsidP="005776E6">
      <w:pPr>
        <w:spacing w:after="0" w:line="276" w:lineRule="auto"/>
        <w:jc w:val="both"/>
        <w:rPr>
          <w:rFonts w:ascii="Times New Roman" w:hAnsi="Times New Roman"/>
          <w:i/>
          <w:iCs/>
          <w:color w:val="002060"/>
          <w:sz w:val="24"/>
          <w:lang w:val="es-ES"/>
        </w:rPr>
      </w:pPr>
    </w:p>
    <w:p w:rsidR="002C1EFE" w:rsidRDefault="002C1EFE" w:rsidP="005776E6">
      <w:pPr>
        <w:spacing w:after="0" w:line="276" w:lineRule="auto"/>
        <w:jc w:val="both"/>
        <w:rPr>
          <w:rFonts w:ascii="Times New Roman" w:hAnsi="Times New Roman"/>
          <w:i/>
          <w:iCs/>
          <w:color w:val="002060"/>
          <w:sz w:val="24"/>
          <w:lang w:val="es-ES"/>
        </w:rPr>
      </w:pPr>
    </w:p>
    <w:p w:rsidR="002C1EFE" w:rsidRDefault="002C1EFE" w:rsidP="005776E6">
      <w:pPr>
        <w:spacing w:after="0" w:line="276" w:lineRule="auto"/>
        <w:jc w:val="both"/>
        <w:rPr>
          <w:rFonts w:ascii="Times New Roman" w:hAnsi="Times New Roman"/>
          <w:i/>
          <w:iCs/>
          <w:color w:val="002060"/>
          <w:sz w:val="24"/>
          <w:lang w:val="es-ES"/>
        </w:rPr>
      </w:pPr>
    </w:p>
    <w:p w:rsidR="002C1EFE" w:rsidRDefault="002C1EFE" w:rsidP="005776E6">
      <w:pPr>
        <w:spacing w:after="0" w:line="276" w:lineRule="auto"/>
        <w:jc w:val="both"/>
        <w:rPr>
          <w:rFonts w:ascii="Times New Roman" w:hAnsi="Times New Roman"/>
          <w:i/>
          <w:iCs/>
          <w:color w:val="002060"/>
          <w:sz w:val="24"/>
          <w:lang w:val="es-ES"/>
        </w:rPr>
      </w:pPr>
    </w:p>
    <w:p w:rsidR="002C1EFE" w:rsidRDefault="002C1EFE" w:rsidP="005776E6">
      <w:pPr>
        <w:spacing w:after="0" w:line="276" w:lineRule="auto"/>
        <w:jc w:val="both"/>
        <w:rPr>
          <w:rFonts w:ascii="Times New Roman" w:hAnsi="Times New Roman"/>
          <w:i/>
          <w:iCs/>
          <w:color w:val="002060"/>
          <w:sz w:val="24"/>
          <w:lang w:val="es-ES"/>
        </w:rPr>
      </w:pPr>
    </w:p>
    <w:p w:rsidR="005776E6" w:rsidRDefault="005776E6" w:rsidP="005776E6">
      <w:pPr>
        <w:pStyle w:val="Ttulo3"/>
        <w:spacing w:before="0" w:beforeAutospacing="0"/>
        <w:rPr>
          <w:rFonts w:ascii="Segoe UI" w:hAnsi="Segoe UI" w:cs="Segoe UI"/>
          <w:b w:val="0"/>
          <w:bCs w:val="0"/>
          <w:color w:val="495057"/>
        </w:rPr>
      </w:pPr>
      <w:r>
        <w:rPr>
          <w:rFonts w:ascii="Segoe UI" w:hAnsi="Segoe UI" w:cs="Segoe UI"/>
          <w:color w:val="495057"/>
        </w:rPr>
        <w:t>Metodología de Participación o Criterio de Evaluación:</w:t>
      </w:r>
    </w:p>
    <w:p w:rsidR="005776E6" w:rsidRPr="00DA0DC5" w:rsidRDefault="005776E6" w:rsidP="005776E6">
      <w:pPr>
        <w:pStyle w:val="Ttulo5"/>
        <w:spacing w:before="0" w:beforeAutospacing="0"/>
        <w:rPr>
          <w:rFonts w:ascii="Segoe UI" w:hAnsi="Segoe UI" w:cs="Segoe UI"/>
          <w:b w:val="0"/>
          <w:bCs w:val="0"/>
          <w:color w:val="495057"/>
          <w:sz w:val="23"/>
          <w:szCs w:val="23"/>
        </w:rPr>
      </w:pPr>
      <w:r w:rsidRPr="00DA0DC5">
        <w:rPr>
          <w:rFonts w:ascii="Segoe UI" w:hAnsi="Segoe UI" w:cs="Segoe UI"/>
          <w:b w:val="0"/>
          <w:bCs w:val="0"/>
          <w:i/>
          <w:iCs/>
          <w:color w:val="495057"/>
          <w:sz w:val="23"/>
          <w:szCs w:val="23"/>
        </w:rPr>
        <w:t xml:space="preserve">La tarea o práctica tendrá una duración de </w:t>
      </w:r>
      <w:r w:rsidR="00AC6E0A">
        <w:rPr>
          <w:rFonts w:ascii="Segoe UI" w:hAnsi="Segoe UI" w:cs="Segoe UI"/>
          <w:b w:val="0"/>
          <w:bCs w:val="0"/>
          <w:i/>
          <w:iCs/>
          <w:color w:val="495057"/>
          <w:sz w:val="23"/>
          <w:szCs w:val="23"/>
        </w:rPr>
        <w:t xml:space="preserve">una o varias </w:t>
      </w:r>
      <w:r w:rsidRPr="00DA0DC5">
        <w:rPr>
          <w:rFonts w:ascii="Segoe UI" w:hAnsi="Segoe UI" w:cs="Segoe UI"/>
          <w:b w:val="0"/>
          <w:bCs w:val="0"/>
          <w:i/>
          <w:iCs/>
          <w:color w:val="495057"/>
          <w:sz w:val="23"/>
          <w:szCs w:val="23"/>
        </w:rPr>
        <w:t>semana</w:t>
      </w:r>
      <w:r w:rsidR="00AC6E0A">
        <w:rPr>
          <w:rFonts w:ascii="Segoe UI" w:hAnsi="Segoe UI" w:cs="Segoe UI"/>
          <w:b w:val="0"/>
          <w:bCs w:val="0"/>
          <w:i/>
          <w:iCs/>
          <w:color w:val="495057"/>
          <w:sz w:val="23"/>
          <w:szCs w:val="23"/>
        </w:rPr>
        <w:t xml:space="preserve"> (</w:t>
      </w:r>
      <w:r w:rsidRPr="00DA0DC5">
        <w:rPr>
          <w:rFonts w:ascii="Segoe UI" w:hAnsi="Segoe UI" w:cs="Segoe UI"/>
          <w:b w:val="0"/>
          <w:bCs w:val="0"/>
          <w:i/>
          <w:iCs/>
          <w:color w:val="495057"/>
          <w:sz w:val="23"/>
          <w:szCs w:val="23"/>
        </w:rPr>
        <w:t>s</w:t>
      </w:r>
      <w:r w:rsidR="00AC6E0A">
        <w:rPr>
          <w:rFonts w:ascii="Segoe UI" w:hAnsi="Segoe UI" w:cs="Segoe UI"/>
          <w:b w:val="0"/>
          <w:bCs w:val="0"/>
          <w:i/>
          <w:iCs/>
          <w:color w:val="495057"/>
          <w:sz w:val="23"/>
          <w:szCs w:val="23"/>
        </w:rPr>
        <w:t>)</w:t>
      </w:r>
      <w:bookmarkStart w:id="0" w:name="_GoBack"/>
      <w:bookmarkEnd w:id="0"/>
      <w:r w:rsidRPr="00DA0DC5">
        <w:rPr>
          <w:rFonts w:ascii="Segoe UI" w:hAnsi="Segoe UI" w:cs="Segoe UI"/>
          <w:b w:val="0"/>
          <w:bCs w:val="0"/>
          <w:i/>
          <w:iCs/>
          <w:color w:val="495057"/>
          <w:sz w:val="23"/>
          <w:szCs w:val="23"/>
        </w:rPr>
        <w:t xml:space="preserve"> a partir de la fecha de liberación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33"/>
        <w:gridCol w:w="1966"/>
        <w:gridCol w:w="1003"/>
        <w:gridCol w:w="1020"/>
      </w:tblGrid>
      <w:tr w:rsidR="005776E6" w:rsidTr="00AC6E0A">
        <w:trPr>
          <w:tblHeader/>
        </w:trPr>
        <w:tc>
          <w:tcPr>
            <w:tcW w:w="5521" w:type="dxa"/>
            <w:gridSpan w:val="4"/>
            <w:tcBorders>
              <w:top w:val="dashed" w:sz="6" w:space="0" w:color="BBBBBB"/>
              <w:left w:val="dashed" w:sz="6" w:space="0" w:color="BBBBBB"/>
              <w:bottom w:val="dashed" w:sz="6" w:space="0" w:color="BBBBBB"/>
              <w:right w:val="dashed" w:sz="6" w:space="0" w:color="BBBBBB"/>
            </w:tcBorders>
            <w:hideMark/>
          </w:tcPr>
          <w:p w:rsidR="005776E6" w:rsidRDefault="005776E6" w:rsidP="008E4CED">
            <w:pPr>
              <w:pStyle w:val="Ttulo3"/>
              <w:spacing w:before="0" w:beforeAutospacing="0"/>
              <w:jc w:val="center"/>
              <w:rPr>
                <w:rFonts w:ascii="Segoe UI" w:hAnsi="Segoe UI" w:cs="Segoe UI"/>
                <w:b w:val="0"/>
                <w:bCs w:val="0"/>
                <w:color w:val="495057"/>
              </w:rPr>
            </w:pPr>
            <w:r>
              <w:rPr>
                <w:rFonts w:ascii="Segoe UI" w:hAnsi="Segoe UI" w:cs="Segoe UI"/>
                <w:color w:val="495057"/>
              </w:rPr>
              <w:t>HORARIO</w:t>
            </w:r>
          </w:p>
        </w:tc>
      </w:tr>
      <w:tr w:rsidR="005776E6" w:rsidTr="00AC6E0A">
        <w:trPr>
          <w:tblHeader/>
        </w:trPr>
        <w:tc>
          <w:tcPr>
            <w:tcW w:w="0" w:type="auto"/>
            <w:tcBorders>
              <w:top w:val="dashed" w:sz="6" w:space="0" w:color="BBBBBB"/>
              <w:left w:val="dashed" w:sz="6" w:space="0" w:color="BBBBBB"/>
              <w:bottom w:val="dashed" w:sz="6" w:space="0" w:color="BBBBBB"/>
              <w:right w:val="dashed" w:sz="6" w:space="0" w:color="BBBBBB"/>
            </w:tcBorders>
            <w:vAlign w:val="center"/>
            <w:hideMark/>
          </w:tcPr>
          <w:p w:rsidR="005776E6" w:rsidRDefault="005776E6" w:rsidP="008E4CED">
            <w:pPr>
              <w:pStyle w:val="NormalWeb"/>
              <w:spacing w:before="0" w:beforeAutospacing="0"/>
              <w:rPr>
                <w:rFonts w:ascii="Segoe UI" w:hAnsi="Segoe UI" w:cs="Segoe UI"/>
                <w:color w:val="495057"/>
                <w:sz w:val="23"/>
                <w:szCs w:val="23"/>
              </w:rPr>
            </w:pPr>
            <w:r>
              <w:rPr>
                <w:rFonts w:ascii="Segoe UI" w:hAnsi="Segoe UI" w:cs="Segoe UI"/>
                <w:b/>
                <w:bCs/>
                <w:i/>
                <w:iCs/>
                <w:color w:val="495057"/>
                <w:sz w:val="23"/>
                <w:szCs w:val="23"/>
              </w:rPr>
              <w:t>Fecha Inicio:</w:t>
            </w:r>
            <w:r>
              <w:rPr>
                <w:rFonts w:ascii="Segoe UI" w:hAnsi="Segoe UI" w:cs="Segoe UI"/>
                <w:color w:val="495057"/>
                <w:sz w:val="23"/>
                <w:szCs w:val="23"/>
              </w:rPr>
              <w:t> </w:t>
            </w:r>
          </w:p>
        </w:tc>
        <w:tc>
          <w:tcPr>
            <w:tcW w:w="1820" w:type="dxa"/>
            <w:tcBorders>
              <w:top w:val="dashed" w:sz="6" w:space="0" w:color="BBBBBB"/>
              <w:left w:val="dashed" w:sz="6" w:space="0" w:color="BBBBBB"/>
              <w:bottom w:val="dashed" w:sz="6" w:space="0" w:color="BBBBBB"/>
              <w:right w:val="dashed" w:sz="6" w:space="0" w:color="BBBBBB"/>
            </w:tcBorders>
            <w:vAlign w:val="center"/>
            <w:hideMark/>
          </w:tcPr>
          <w:p w:rsidR="005776E6" w:rsidRDefault="00AC6E0A" w:rsidP="00AC6E0A">
            <w:pPr>
              <w:pStyle w:val="NormalWeb"/>
              <w:spacing w:before="0" w:beforeAutospacing="0"/>
              <w:jc w:val="center"/>
              <w:rPr>
                <w:rFonts w:ascii="Segoe UI" w:hAnsi="Segoe UI" w:cs="Segoe UI"/>
                <w:color w:val="495057"/>
                <w:sz w:val="23"/>
                <w:szCs w:val="23"/>
              </w:rPr>
            </w:pPr>
            <w:r>
              <w:rPr>
                <w:rFonts w:ascii="Segoe UI" w:hAnsi="Segoe UI" w:cs="Segoe UI"/>
                <w:color w:val="495057"/>
                <w:sz w:val="23"/>
                <w:szCs w:val="23"/>
              </w:rPr>
              <w:t>dd/mm</w:t>
            </w:r>
            <w:r w:rsidR="005776E6">
              <w:rPr>
                <w:rFonts w:ascii="Segoe UI" w:hAnsi="Segoe UI" w:cs="Segoe UI"/>
                <w:color w:val="495057"/>
                <w:sz w:val="23"/>
                <w:szCs w:val="23"/>
              </w:rPr>
              <w:t>/</w:t>
            </w:r>
            <w:r>
              <w:rPr>
                <w:rFonts w:ascii="Segoe UI" w:hAnsi="Segoe UI" w:cs="Segoe UI"/>
                <w:color w:val="495057"/>
                <w:sz w:val="23"/>
                <w:szCs w:val="23"/>
              </w:rPr>
              <w:t>aaaa</w:t>
            </w:r>
          </w:p>
        </w:tc>
        <w:tc>
          <w:tcPr>
            <w:tcW w:w="0" w:type="auto"/>
            <w:tcBorders>
              <w:top w:val="dashed" w:sz="6" w:space="0" w:color="BBBBBB"/>
              <w:left w:val="dashed" w:sz="6" w:space="0" w:color="BBBBBB"/>
              <w:bottom w:val="dashed" w:sz="6" w:space="0" w:color="BBBBBB"/>
              <w:right w:val="dashed" w:sz="6" w:space="0" w:color="BBBBBB"/>
            </w:tcBorders>
            <w:vAlign w:val="center"/>
            <w:hideMark/>
          </w:tcPr>
          <w:p w:rsidR="005776E6" w:rsidRDefault="005776E6" w:rsidP="008E4CED">
            <w:pPr>
              <w:pStyle w:val="NormalWeb"/>
              <w:spacing w:before="0" w:beforeAutospacing="0"/>
              <w:rPr>
                <w:rFonts w:ascii="Segoe UI" w:hAnsi="Segoe UI" w:cs="Segoe UI"/>
                <w:color w:val="495057"/>
                <w:sz w:val="23"/>
                <w:szCs w:val="23"/>
              </w:rPr>
            </w:pPr>
            <w:r>
              <w:rPr>
                <w:rFonts w:ascii="Segoe UI" w:hAnsi="Segoe UI" w:cs="Segoe UI"/>
                <w:color w:val="495057"/>
                <w:sz w:val="23"/>
                <w:szCs w:val="23"/>
              </w:rPr>
              <w:t>  </w:t>
            </w:r>
            <w:r>
              <w:rPr>
                <w:rFonts w:ascii="Segoe UI" w:hAnsi="Segoe UI" w:cs="Segoe UI"/>
                <w:b/>
                <w:bCs/>
                <w:i/>
                <w:iCs/>
                <w:color w:val="495057"/>
                <w:sz w:val="23"/>
                <w:szCs w:val="23"/>
              </w:rPr>
              <w:t>Hora:</w:t>
            </w:r>
            <w:r>
              <w:rPr>
                <w:rFonts w:ascii="Segoe UI" w:hAnsi="Segoe UI" w:cs="Segoe UI"/>
                <w:color w:val="495057"/>
                <w:sz w:val="23"/>
                <w:szCs w:val="23"/>
              </w:rPr>
              <w:t>   </w:t>
            </w:r>
          </w:p>
        </w:tc>
        <w:tc>
          <w:tcPr>
            <w:tcW w:w="944" w:type="dxa"/>
            <w:tcBorders>
              <w:top w:val="dashed" w:sz="6" w:space="0" w:color="BBBBBB"/>
              <w:left w:val="dashed" w:sz="6" w:space="0" w:color="BBBBBB"/>
              <w:bottom w:val="dashed" w:sz="6" w:space="0" w:color="BBBBBB"/>
              <w:right w:val="dashed" w:sz="6" w:space="0" w:color="BBBBBB"/>
            </w:tcBorders>
            <w:vAlign w:val="center"/>
            <w:hideMark/>
          </w:tcPr>
          <w:p w:rsidR="005776E6" w:rsidRDefault="005776E6" w:rsidP="00AC6E0A">
            <w:pPr>
              <w:pStyle w:val="NormalWeb"/>
              <w:spacing w:before="0" w:beforeAutospacing="0"/>
              <w:jc w:val="center"/>
              <w:rPr>
                <w:rFonts w:ascii="Segoe UI" w:hAnsi="Segoe UI" w:cs="Segoe UI"/>
                <w:color w:val="495057"/>
                <w:sz w:val="23"/>
                <w:szCs w:val="23"/>
              </w:rPr>
            </w:pPr>
            <w:r>
              <w:rPr>
                <w:rFonts w:ascii="Segoe UI" w:hAnsi="Segoe UI" w:cs="Segoe UI"/>
                <w:color w:val="495057"/>
                <w:sz w:val="23"/>
                <w:szCs w:val="23"/>
              </w:rPr>
              <w:t>0</w:t>
            </w:r>
            <w:r w:rsidR="00AC6E0A">
              <w:rPr>
                <w:rFonts w:ascii="Segoe UI" w:hAnsi="Segoe UI" w:cs="Segoe UI"/>
                <w:color w:val="495057"/>
                <w:sz w:val="23"/>
                <w:szCs w:val="23"/>
              </w:rPr>
              <w:t>0:00</w:t>
            </w:r>
          </w:p>
        </w:tc>
      </w:tr>
      <w:tr w:rsidR="005776E6" w:rsidTr="00AC6E0A">
        <w:tc>
          <w:tcPr>
            <w:tcW w:w="0" w:type="auto"/>
            <w:tcBorders>
              <w:top w:val="dashed" w:sz="6" w:space="0" w:color="BBBBBB"/>
              <w:left w:val="dashed" w:sz="6" w:space="0" w:color="BBBBBB"/>
              <w:bottom w:val="dashed" w:sz="6" w:space="0" w:color="BBBBBB"/>
              <w:right w:val="dashed" w:sz="6" w:space="0" w:color="BBBBBB"/>
            </w:tcBorders>
            <w:vAlign w:val="center"/>
            <w:hideMark/>
          </w:tcPr>
          <w:p w:rsidR="005776E6" w:rsidRPr="00F636A7" w:rsidRDefault="005776E6" w:rsidP="008E4CED">
            <w:pPr>
              <w:rPr>
                <w:rFonts w:ascii="Segoe UI" w:hAnsi="Segoe UI" w:cs="Segoe UI"/>
                <w:color w:val="495057"/>
                <w:sz w:val="4"/>
                <w:szCs w:val="4"/>
              </w:rPr>
            </w:pPr>
          </w:p>
        </w:tc>
        <w:tc>
          <w:tcPr>
            <w:tcW w:w="1820" w:type="dxa"/>
            <w:tcBorders>
              <w:top w:val="dashed" w:sz="6" w:space="0" w:color="BBBBBB"/>
              <w:left w:val="dashed" w:sz="6" w:space="0" w:color="BBBBBB"/>
              <w:bottom w:val="dashed" w:sz="6" w:space="0" w:color="BBBBBB"/>
              <w:right w:val="dashed" w:sz="6" w:space="0" w:color="BBBBBB"/>
            </w:tcBorders>
            <w:vAlign w:val="center"/>
            <w:hideMark/>
          </w:tcPr>
          <w:p w:rsidR="005776E6" w:rsidRPr="00F636A7" w:rsidRDefault="005776E6" w:rsidP="008E4CED">
            <w:pPr>
              <w:rPr>
                <w:sz w:val="4"/>
                <w:szCs w:val="4"/>
              </w:rPr>
            </w:pPr>
          </w:p>
        </w:tc>
        <w:tc>
          <w:tcPr>
            <w:tcW w:w="0" w:type="auto"/>
            <w:tcBorders>
              <w:top w:val="dashed" w:sz="6" w:space="0" w:color="BBBBBB"/>
              <w:left w:val="dashed" w:sz="6" w:space="0" w:color="BBBBBB"/>
              <w:bottom w:val="dashed" w:sz="6" w:space="0" w:color="BBBBBB"/>
              <w:right w:val="dashed" w:sz="6" w:space="0" w:color="BBBBBB"/>
            </w:tcBorders>
            <w:vAlign w:val="center"/>
            <w:hideMark/>
          </w:tcPr>
          <w:p w:rsidR="005776E6" w:rsidRPr="00F636A7" w:rsidRDefault="005776E6" w:rsidP="008E4CED">
            <w:pPr>
              <w:rPr>
                <w:sz w:val="4"/>
                <w:szCs w:val="4"/>
              </w:rPr>
            </w:pPr>
          </w:p>
        </w:tc>
        <w:tc>
          <w:tcPr>
            <w:tcW w:w="944" w:type="dxa"/>
            <w:tcBorders>
              <w:top w:val="dashed" w:sz="6" w:space="0" w:color="BBBBBB"/>
              <w:left w:val="dashed" w:sz="6" w:space="0" w:color="BBBBBB"/>
              <w:bottom w:val="dashed" w:sz="6" w:space="0" w:color="BBBBBB"/>
              <w:right w:val="dashed" w:sz="6" w:space="0" w:color="BBBBBB"/>
            </w:tcBorders>
            <w:vAlign w:val="center"/>
            <w:hideMark/>
          </w:tcPr>
          <w:p w:rsidR="005776E6" w:rsidRPr="00F636A7" w:rsidRDefault="005776E6" w:rsidP="008E4CED">
            <w:pPr>
              <w:rPr>
                <w:sz w:val="4"/>
                <w:szCs w:val="4"/>
              </w:rPr>
            </w:pPr>
          </w:p>
        </w:tc>
      </w:tr>
      <w:tr w:rsidR="005776E6" w:rsidTr="00AC6E0A">
        <w:trPr>
          <w:trHeight w:val="372"/>
        </w:trPr>
        <w:tc>
          <w:tcPr>
            <w:tcW w:w="0" w:type="auto"/>
            <w:tcBorders>
              <w:top w:val="dashed" w:sz="6" w:space="0" w:color="BBBBBB"/>
              <w:left w:val="dashed" w:sz="6" w:space="0" w:color="BBBBBB"/>
              <w:bottom w:val="dashed" w:sz="6" w:space="0" w:color="BBBBBB"/>
              <w:right w:val="dashed" w:sz="6" w:space="0" w:color="BBBBBB"/>
            </w:tcBorders>
            <w:vAlign w:val="center"/>
            <w:hideMark/>
          </w:tcPr>
          <w:p w:rsidR="005776E6" w:rsidRDefault="005776E6" w:rsidP="008E4CED">
            <w:pPr>
              <w:pStyle w:val="NormalWeb"/>
              <w:spacing w:before="0" w:beforeAutospacing="0"/>
              <w:rPr>
                <w:rFonts w:ascii="Segoe UI" w:hAnsi="Segoe UI" w:cs="Segoe UI"/>
                <w:color w:val="495057"/>
                <w:sz w:val="23"/>
                <w:szCs w:val="23"/>
              </w:rPr>
            </w:pPr>
            <w:r>
              <w:rPr>
                <w:rFonts w:ascii="Segoe UI" w:hAnsi="Segoe UI" w:cs="Segoe UI"/>
                <w:b/>
                <w:bCs/>
                <w:i/>
                <w:iCs/>
                <w:color w:val="495057"/>
                <w:sz w:val="23"/>
                <w:szCs w:val="23"/>
              </w:rPr>
              <w:t>Fecha Final:</w:t>
            </w:r>
          </w:p>
        </w:tc>
        <w:tc>
          <w:tcPr>
            <w:tcW w:w="1820" w:type="dxa"/>
            <w:tcBorders>
              <w:top w:val="dashed" w:sz="6" w:space="0" w:color="BBBBBB"/>
              <w:left w:val="dashed" w:sz="6" w:space="0" w:color="BBBBBB"/>
              <w:bottom w:val="dashed" w:sz="6" w:space="0" w:color="BBBBBB"/>
              <w:right w:val="dashed" w:sz="6" w:space="0" w:color="BBBBBB"/>
            </w:tcBorders>
            <w:vAlign w:val="center"/>
            <w:hideMark/>
          </w:tcPr>
          <w:p w:rsidR="005776E6" w:rsidRDefault="00AC6E0A" w:rsidP="00AC6E0A">
            <w:pPr>
              <w:pStyle w:val="NormalWeb"/>
              <w:spacing w:before="0" w:beforeAutospacing="0"/>
              <w:jc w:val="center"/>
              <w:rPr>
                <w:rFonts w:ascii="Segoe UI" w:hAnsi="Segoe UI" w:cs="Segoe UI"/>
                <w:color w:val="495057"/>
                <w:sz w:val="23"/>
                <w:szCs w:val="23"/>
              </w:rPr>
            </w:pPr>
            <w:r>
              <w:rPr>
                <w:rFonts w:ascii="Segoe UI" w:hAnsi="Segoe UI" w:cs="Segoe UI"/>
                <w:color w:val="495057"/>
                <w:sz w:val="23"/>
                <w:szCs w:val="23"/>
              </w:rPr>
              <w:t>dd/mm/aaaa</w:t>
            </w:r>
          </w:p>
        </w:tc>
        <w:tc>
          <w:tcPr>
            <w:tcW w:w="0" w:type="auto"/>
            <w:tcBorders>
              <w:top w:val="dashed" w:sz="6" w:space="0" w:color="BBBBBB"/>
              <w:left w:val="dashed" w:sz="6" w:space="0" w:color="BBBBBB"/>
              <w:bottom w:val="dashed" w:sz="6" w:space="0" w:color="BBBBBB"/>
              <w:right w:val="dashed" w:sz="6" w:space="0" w:color="BBBBBB"/>
            </w:tcBorders>
            <w:vAlign w:val="center"/>
            <w:hideMark/>
          </w:tcPr>
          <w:p w:rsidR="005776E6" w:rsidRDefault="005776E6" w:rsidP="008E4CED">
            <w:pPr>
              <w:pStyle w:val="NormalWeb"/>
              <w:spacing w:before="0" w:beforeAutospacing="0"/>
              <w:rPr>
                <w:rFonts w:ascii="Segoe UI" w:hAnsi="Segoe UI" w:cs="Segoe UI"/>
                <w:color w:val="495057"/>
                <w:sz w:val="23"/>
                <w:szCs w:val="23"/>
              </w:rPr>
            </w:pPr>
            <w:r>
              <w:rPr>
                <w:rFonts w:ascii="Segoe UI" w:hAnsi="Segoe UI" w:cs="Segoe UI"/>
                <w:color w:val="495057"/>
                <w:sz w:val="23"/>
                <w:szCs w:val="23"/>
              </w:rPr>
              <w:t>  </w:t>
            </w:r>
            <w:r>
              <w:rPr>
                <w:rFonts w:ascii="Segoe UI" w:hAnsi="Segoe UI" w:cs="Segoe UI"/>
                <w:b/>
                <w:bCs/>
                <w:i/>
                <w:iCs/>
                <w:color w:val="495057"/>
                <w:sz w:val="23"/>
                <w:szCs w:val="23"/>
              </w:rPr>
              <w:t>Hora:</w:t>
            </w:r>
            <w:r>
              <w:rPr>
                <w:rFonts w:ascii="Segoe UI" w:hAnsi="Segoe UI" w:cs="Segoe UI"/>
                <w:color w:val="495057"/>
                <w:sz w:val="23"/>
                <w:szCs w:val="23"/>
              </w:rPr>
              <w:t>   </w:t>
            </w:r>
          </w:p>
        </w:tc>
        <w:tc>
          <w:tcPr>
            <w:tcW w:w="944" w:type="dxa"/>
            <w:tcBorders>
              <w:top w:val="dashed" w:sz="6" w:space="0" w:color="BBBBBB"/>
              <w:left w:val="dashed" w:sz="6" w:space="0" w:color="BBBBBB"/>
              <w:bottom w:val="dashed" w:sz="6" w:space="0" w:color="BBBBBB"/>
              <w:right w:val="dashed" w:sz="6" w:space="0" w:color="BBBBBB"/>
            </w:tcBorders>
            <w:vAlign w:val="center"/>
            <w:hideMark/>
          </w:tcPr>
          <w:p w:rsidR="005776E6" w:rsidRDefault="00AC6E0A" w:rsidP="00AC6E0A">
            <w:pPr>
              <w:pStyle w:val="NormalWeb"/>
              <w:spacing w:before="0" w:beforeAutospacing="0"/>
              <w:jc w:val="center"/>
              <w:rPr>
                <w:rFonts w:ascii="Segoe UI" w:hAnsi="Segoe UI" w:cs="Segoe UI"/>
                <w:color w:val="495057"/>
                <w:sz w:val="23"/>
                <w:szCs w:val="23"/>
              </w:rPr>
            </w:pPr>
            <w:r>
              <w:rPr>
                <w:rFonts w:ascii="Segoe UI" w:hAnsi="Segoe UI" w:cs="Segoe UI"/>
                <w:color w:val="495057"/>
                <w:sz w:val="23"/>
                <w:szCs w:val="23"/>
              </w:rPr>
              <w:t>00</w:t>
            </w:r>
            <w:r w:rsidR="005776E6">
              <w:rPr>
                <w:rFonts w:ascii="Segoe UI" w:hAnsi="Segoe UI" w:cs="Segoe UI"/>
                <w:color w:val="495057"/>
                <w:sz w:val="23"/>
                <w:szCs w:val="23"/>
              </w:rPr>
              <w:t>:00</w:t>
            </w:r>
          </w:p>
        </w:tc>
      </w:tr>
    </w:tbl>
    <w:p w:rsidR="005776E6" w:rsidRPr="00DA0DC5" w:rsidRDefault="005776E6" w:rsidP="005776E6">
      <w:pPr>
        <w:pStyle w:val="Sinespaciado"/>
        <w:rPr>
          <w:sz w:val="6"/>
        </w:rPr>
      </w:pPr>
    </w:p>
    <w:p w:rsidR="005776E6" w:rsidRDefault="005776E6" w:rsidP="005776E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Segoe UI" w:hAnsi="Segoe UI" w:cs="Segoe UI"/>
          <w:color w:val="495057"/>
          <w:sz w:val="23"/>
          <w:szCs w:val="23"/>
        </w:rPr>
      </w:pPr>
      <w:r>
        <w:rPr>
          <w:rFonts w:ascii="Segoe UI" w:hAnsi="Segoe UI" w:cs="Segoe UI"/>
          <w:b/>
          <w:bCs/>
          <w:i/>
          <w:iCs/>
          <w:color w:val="495057"/>
          <w:sz w:val="23"/>
          <w:szCs w:val="23"/>
        </w:rPr>
        <w:t>Valoración:    </w:t>
      </w:r>
      <w:r w:rsidR="00AC6E0A">
        <w:rPr>
          <w:rFonts w:ascii="Segoe UI" w:hAnsi="Segoe UI" w:cs="Segoe UI"/>
          <w:color w:val="495057"/>
          <w:sz w:val="23"/>
          <w:szCs w:val="23"/>
        </w:rPr>
        <w:t>4</w:t>
      </w:r>
      <w:r>
        <w:rPr>
          <w:rFonts w:ascii="Segoe UI" w:hAnsi="Segoe UI" w:cs="Segoe UI"/>
          <w:color w:val="495057"/>
          <w:sz w:val="23"/>
          <w:szCs w:val="23"/>
        </w:rPr>
        <w:t xml:space="preserve"> puntos</w:t>
      </w:r>
    </w:p>
    <w:p w:rsidR="005776E6" w:rsidRDefault="005776E6" w:rsidP="005776E6">
      <w:pPr>
        <w:pStyle w:val="Ttulo3"/>
        <w:spacing w:before="0" w:beforeAutospacing="0"/>
        <w:rPr>
          <w:rFonts w:ascii="Segoe UI" w:hAnsi="Segoe UI" w:cs="Segoe UI"/>
          <w:b w:val="0"/>
          <w:bCs w:val="0"/>
          <w:color w:val="495057"/>
        </w:rPr>
      </w:pPr>
      <w:r>
        <w:rPr>
          <w:rFonts w:ascii="Segoe UI" w:hAnsi="Segoe UI" w:cs="Segoe UI"/>
          <w:i/>
          <w:iCs/>
          <w:color w:val="495057"/>
        </w:rPr>
        <w:t>Condiciones</w:t>
      </w:r>
      <w:r>
        <w:rPr>
          <w:rFonts w:ascii="Segoe UI" w:hAnsi="Segoe UI" w:cs="Segoe UI"/>
          <w:i/>
          <w:iCs/>
          <w:color w:val="495057"/>
          <w:sz w:val="23"/>
          <w:szCs w:val="23"/>
        </w:rPr>
        <w:t>:</w:t>
      </w:r>
    </w:p>
    <w:p w:rsidR="005776E6" w:rsidRDefault="005776E6" w:rsidP="005776E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Segoe UI" w:hAnsi="Segoe UI" w:cs="Segoe UI"/>
          <w:color w:val="495057"/>
          <w:sz w:val="23"/>
          <w:szCs w:val="23"/>
        </w:rPr>
      </w:pPr>
      <w:r>
        <w:rPr>
          <w:rFonts w:ascii="Segoe UI" w:hAnsi="Segoe UI" w:cs="Segoe UI"/>
          <w:b/>
          <w:bCs/>
          <w:color w:val="495057"/>
          <w:sz w:val="23"/>
          <w:szCs w:val="23"/>
        </w:rPr>
        <w:t>Requisitos: </w:t>
      </w:r>
      <w:r>
        <w:rPr>
          <w:rFonts w:ascii="Segoe UI" w:hAnsi="Segoe UI" w:cs="Segoe UI"/>
          <w:i/>
          <w:iCs/>
          <w:color w:val="495057"/>
          <w:sz w:val="23"/>
          <w:szCs w:val="23"/>
        </w:rPr>
        <w:t>Indagar e investigar sobre ¨</w:t>
      </w:r>
      <w:r w:rsidRPr="005776E6">
        <w:rPr>
          <w:rFonts w:ascii="Segoe UI" w:hAnsi="Segoe UI" w:cs="Segoe UI"/>
          <w:i/>
          <w:iCs/>
          <w:color w:val="495057"/>
          <w:sz w:val="23"/>
          <w:szCs w:val="23"/>
        </w:rPr>
        <w:t>La Información Contable y la Toma de Decisiones</w:t>
      </w:r>
      <w:r>
        <w:rPr>
          <w:rFonts w:ascii="Segoe UI" w:hAnsi="Segoe UI" w:cs="Segoe UI"/>
          <w:i/>
          <w:iCs/>
          <w:color w:val="495057"/>
          <w:sz w:val="23"/>
          <w:szCs w:val="23"/>
        </w:rPr>
        <w:t>¨.</w:t>
      </w:r>
    </w:p>
    <w:p w:rsidR="005776E6" w:rsidRDefault="005776E6" w:rsidP="005776E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Segoe UI" w:hAnsi="Segoe UI" w:cs="Segoe UI"/>
          <w:color w:val="495057"/>
          <w:sz w:val="23"/>
          <w:szCs w:val="23"/>
        </w:rPr>
      </w:pPr>
      <w:r>
        <w:rPr>
          <w:rFonts w:ascii="Segoe UI" w:hAnsi="Segoe UI" w:cs="Segoe UI"/>
          <w:b/>
          <w:bCs/>
          <w:i/>
          <w:iCs/>
          <w:color w:val="495057"/>
          <w:sz w:val="23"/>
          <w:szCs w:val="23"/>
        </w:rPr>
        <w:t>Participación: </w:t>
      </w:r>
      <w:r>
        <w:rPr>
          <w:rFonts w:ascii="Segoe UI" w:hAnsi="Segoe UI" w:cs="Segoe UI"/>
          <w:i/>
          <w:iCs/>
          <w:color w:val="495057"/>
          <w:sz w:val="23"/>
          <w:szCs w:val="23"/>
        </w:rPr>
        <w:t>Carácter obligatorio.</w:t>
      </w:r>
    </w:p>
    <w:p w:rsidR="005776E6" w:rsidRPr="00293BA7" w:rsidRDefault="005776E6" w:rsidP="005776E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Segoe UI" w:hAnsi="Segoe UI" w:cs="Segoe UI"/>
          <w:color w:val="495057"/>
          <w:sz w:val="23"/>
          <w:szCs w:val="23"/>
        </w:rPr>
      </w:pPr>
      <w:r>
        <w:rPr>
          <w:rFonts w:ascii="Segoe UI" w:hAnsi="Segoe UI" w:cs="Segoe UI"/>
          <w:b/>
          <w:bCs/>
          <w:i/>
          <w:iCs/>
          <w:color w:val="495057"/>
          <w:sz w:val="23"/>
          <w:szCs w:val="23"/>
        </w:rPr>
        <w:t>Formato: </w:t>
      </w:r>
    </w:p>
    <w:p w:rsidR="005776E6" w:rsidRPr="00293BA7" w:rsidRDefault="00666C21" w:rsidP="005776E6">
      <w:pPr>
        <w:pStyle w:val="Prrafodelista"/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Segoe UI" w:hAnsi="Segoe UI" w:cs="Segoe UI"/>
          <w:color w:val="495057"/>
          <w:sz w:val="23"/>
          <w:szCs w:val="23"/>
        </w:rPr>
      </w:pPr>
      <w:r>
        <w:rPr>
          <w:rFonts w:ascii="Segoe UI" w:hAnsi="Segoe UI" w:cs="Segoe UI"/>
          <w:i/>
          <w:iCs/>
          <w:color w:val="495057"/>
          <w:sz w:val="23"/>
          <w:szCs w:val="23"/>
        </w:rPr>
        <w:t>Remitir en Word</w:t>
      </w:r>
      <w:r w:rsidR="005776E6" w:rsidRPr="00293BA7">
        <w:rPr>
          <w:rFonts w:ascii="Segoe UI" w:hAnsi="Segoe UI" w:cs="Segoe UI"/>
          <w:i/>
          <w:iCs/>
          <w:color w:val="495057"/>
          <w:sz w:val="23"/>
          <w:szCs w:val="23"/>
        </w:rPr>
        <w:t xml:space="preserve"> y subirlo a la plataforma.</w:t>
      </w:r>
    </w:p>
    <w:p w:rsidR="005776E6" w:rsidRPr="00293BA7" w:rsidRDefault="005776E6" w:rsidP="005776E6">
      <w:pPr>
        <w:pStyle w:val="Prrafodelista"/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Segoe UI" w:hAnsi="Segoe UI" w:cs="Segoe UI"/>
          <w:color w:val="495057"/>
          <w:sz w:val="23"/>
          <w:szCs w:val="23"/>
        </w:rPr>
      </w:pPr>
      <w:r w:rsidRPr="00293BA7">
        <w:rPr>
          <w:rFonts w:ascii="Segoe UI" w:hAnsi="Segoe UI" w:cs="Segoe UI"/>
          <w:bCs/>
          <w:i/>
          <w:iCs/>
          <w:color w:val="495057"/>
          <w:sz w:val="23"/>
          <w:szCs w:val="23"/>
        </w:rPr>
        <w:t>Remitir un solo archivo.</w:t>
      </w:r>
    </w:p>
    <w:p w:rsidR="005776E6" w:rsidRDefault="005776E6" w:rsidP="005776E6">
      <w:pPr>
        <w:pStyle w:val="NormalWeb"/>
        <w:spacing w:before="0" w:beforeAutospacing="0"/>
        <w:rPr>
          <w:rFonts w:ascii="Segoe UI" w:hAnsi="Segoe UI" w:cs="Segoe UI"/>
          <w:color w:val="495057"/>
          <w:sz w:val="23"/>
          <w:szCs w:val="23"/>
        </w:rPr>
      </w:pPr>
      <w:r>
        <w:rPr>
          <w:rFonts w:ascii="Segoe UI" w:hAnsi="Segoe UI" w:cs="Segoe UI"/>
          <w:i/>
          <w:iCs/>
          <w:color w:val="495057"/>
          <w:sz w:val="23"/>
          <w:szCs w:val="23"/>
        </w:rPr>
        <w:t> </w:t>
      </w:r>
      <w:r>
        <w:rPr>
          <w:rFonts w:ascii="Segoe UI" w:hAnsi="Segoe UI" w:cs="Segoe UI"/>
          <w:b/>
          <w:bCs/>
          <w:i/>
          <w:iCs/>
          <w:color w:val="495057"/>
          <w:sz w:val="23"/>
          <w:szCs w:val="23"/>
        </w:rPr>
        <w:t>Anímense a participar</w:t>
      </w:r>
    </w:p>
    <w:p w:rsidR="005776E6" w:rsidRPr="00666C21" w:rsidRDefault="005776E6" w:rsidP="00666C21">
      <w:pPr>
        <w:pStyle w:val="NormalWeb"/>
        <w:spacing w:before="0" w:beforeAutospacing="0"/>
      </w:pPr>
      <w:r>
        <w:rPr>
          <w:rFonts w:ascii="Segoe UI" w:hAnsi="Segoe UI" w:cs="Segoe UI"/>
          <w:b/>
          <w:bCs/>
          <w:i/>
          <w:iCs/>
          <w:color w:val="495057"/>
          <w:sz w:val="23"/>
          <w:szCs w:val="23"/>
        </w:rPr>
        <w:t>Su maestro</w:t>
      </w:r>
    </w:p>
    <w:sectPr w:rsidR="005776E6" w:rsidRPr="00666C21" w:rsidSect="00666C21">
      <w:headerReference w:type="default" r:id="rId7"/>
      <w:pgSz w:w="12240" w:h="15840"/>
      <w:pgMar w:top="993" w:right="1440" w:bottom="142" w:left="1440" w:header="426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442BA" w:rsidRDefault="004442BA" w:rsidP="00F20194">
      <w:pPr>
        <w:spacing w:after="0" w:line="240" w:lineRule="auto"/>
      </w:pPr>
      <w:r>
        <w:separator/>
      </w:r>
    </w:p>
  </w:endnote>
  <w:endnote w:type="continuationSeparator" w:id="0">
    <w:p w:rsidR="004442BA" w:rsidRDefault="004442BA" w:rsidP="00F2019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442BA" w:rsidRDefault="004442BA" w:rsidP="00F20194">
      <w:pPr>
        <w:spacing w:after="0" w:line="240" w:lineRule="auto"/>
      </w:pPr>
      <w:r>
        <w:separator/>
      </w:r>
    </w:p>
  </w:footnote>
  <w:footnote w:type="continuationSeparator" w:id="0">
    <w:p w:rsidR="004442BA" w:rsidRDefault="004442BA" w:rsidP="00F2019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5182A" w:rsidRPr="0012434F" w:rsidRDefault="0055182A" w:rsidP="0055182A">
    <w:pPr>
      <w:tabs>
        <w:tab w:val="left" w:pos="-3000"/>
      </w:tabs>
      <w:spacing w:line="360" w:lineRule="auto"/>
      <w:ind w:left="720" w:hanging="720"/>
      <w:rPr>
        <w:b/>
      </w:rPr>
    </w:pPr>
    <w:r>
      <w:rPr>
        <w:b/>
        <w:noProof/>
        <w:lang w:eastAsia="es-DO"/>
      </w:rPr>
      <w:drawing>
        <wp:anchor distT="0" distB="0" distL="114300" distR="114300" simplePos="0" relativeHeight="251660288" behindDoc="1" locked="0" layoutInCell="1" allowOverlap="1" wp14:anchorId="5D3D3436" wp14:editId="1008F4AB">
          <wp:simplePos x="0" y="0"/>
          <wp:positionH relativeFrom="column">
            <wp:posOffset>2649220</wp:posOffset>
          </wp:positionH>
          <wp:positionV relativeFrom="paragraph">
            <wp:posOffset>55880</wp:posOffset>
          </wp:positionV>
          <wp:extent cx="608330" cy="584835"/>
          <wp:effectExtent l="0" t="0" r="1270" b="5715"/>
          <wp:wrapNone/>
          <wp:docPr id="4" name="Imagen 4" descr="http://3.bp.blogspot.com/_Uu58SQbLpI0/SsKccLjCxrI/AAAAAAAAAn8/nnfkgNW22sA/s320/1197121534321832681capellan2000_Escudo_Nacional_Dominicano.svg.hi.png">
            <a:hlinkClick xmlns:a="http://schemas.openxmlformats.org/drawingml/2006/main" r:id="rId1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BLOGGER_PHOTO_ID_5387040112238577330" descr="http://3.bp.blogspot.com/_Uu58SQbLpI0/SsKccLjCxrI/AAAAAAAAAn8/nnfkgNW22sA/s320/1197121534321832681capellan2000_Escudo_Nacional_Dominicano.svg.hi.png">
                    <a:hlinkClick r:id="rId1"/>
                  </pic:cNvPr>
                  <pic:cNvPicPr>
                    <a:picLocks noChangeAspect="1" noChangeArrowheads="1"/>
                  </pic:cNvPicPr>
                </pic:nvPicPr>
                <pic:blipFill>
                  <a:blip r:embed="rId2" r:link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08330" cy="5848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:rsidR="0055182A" w:rsidRPr="00372767" w:rsidRDefault="0055182A" w:rsidP="0055182A">
    <w:pPr>
      <w:spacing w:line="360" w:lineRule="auto"/>
      <w:jc w:val="right"/>
      <w:rPr>
        <w:b/>
      </w:rPr>
    </w:pPr>
    <w:r>
      <w:rPr>
        <w:b/>
        <w:noProof/>
        <w:lang w:eastAsia="es-DO"/>
      </w:rPr>
      <w:drawing>
        <wp:anchor distT="0" distB="0" distL="114300" distR="114300" simplePos="0" relativeHeight="251661312" behindDoc="1" locked="0" layoutInCell="1" allowOverlap="1" wp14:anchorId="429EF546" wp14:editId="67345E43">
          <wp:simplePos x="0" y="0"/>
          <wp:positionH relativeFrom="column">
            <wp:posOffset>5247005</wp:posOffset>
          </wp:positionH>
          <wp:positionV relativeFrom="paragraph">
            <wp:posOffset>41275</wp:posOffset>
          </wp:positionV>
          <wp:extent cx="1009015" cy="931545"/>
          <wp:effectExtent l="0" t="0" r="635" b="1905"/>
          <wp:wrapNone/>
          <wp:docPr id="3" name="Imagen 3" descr="click to zoom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main_image" descr="click to zoom"/>
                  <pic:cNvPicPr>
                    <a:picLocks noChangeAspect="1" noChangeArrowheads="1"/>
                  </pic:cNvPicPr>
                </pic:nvPicPr>
                <pic:blipFill>
                  <a:blip r:embed="rId4" r:link="rId5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09015" cy="9315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s-DO"/>
      </w:rPr>
      <w:drawing>
        <wp:anchor distT="0" distB="0" distL="114300" distR="114300" simplePos="0" relativeHeight="251659264" behindDoc="1" locked="0" layoutInCell="1" allowOverlap="1" wp14:anchorId="5F111664" wp14:editId="2D94E34E">
          <wp:simplePos x="0" y="0"/>
          <wp:positionH relativeFrom="column">
            <wp:posOffset>-95250</wp:posOffset>
          </wp:positionH>
          <wp:positionV relativeFrom="paragraph">
            <wp:posOffset>58420</wp:posOffset>
          </wp:positionV>
          <wp:extent cx="750570" cy="914400"/>
          <wp:effectExtent l="0" t="0" r="0" b="0"/>
          <wp:wrapNone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7"/>
                  <pic:cNvPicPr>
                    <a:picLocks noChangeAspect="1" noChangeArrowheads="1"/>
                  </pic:cNvPicPr>
                </pic:nvPicPr>
                <pic:blipFill>
                  <a:blip r:embed="rId6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0570" cy="9144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372767">
      <w:rPr>
        <w:b/>
      </w:rPr>
      <w:t xml:space="preserve">                         </w:t>
    </w:r>
    <w:del w:id="1" w:author="Hector" w:date="2018-08-10T12:37:00Z">
      <w:r w:rsidRPr="00372767" w:rsidDel="00B516A8">
        <w:rPr>
          <w:b/>
        </w:rPr>
        <w:delText xml:space="preserve">                  </w:delText>
      </w:r>
    </w:del>
  </w:p>
  <w:p w:rsidR="0055182A" w:rsidRPr="001F218C" w:rsidRDefault="0055182A" w:rsidP="0055182A">
    <w:pPr>
      <w:pStyle w:val="Sinespaciado"/>
      <w:jc w:val="center"/>
      <w:rPr>
        <w:rFonts w:ascii="Times New Roman" w:hAnsi="Times New Roman"/>
        <w:lang w:val="es-DO"/>
      </w:rPr>
    </w:pPr>
    <w:r w:rsidRPr="001F218C">
      <w:rPr>
        <w:rFonts w:ascii="Times New Roman" w:hAnsi="Times New Roman"/>
        <w:lang w:val="es-DO"/>
      </w:rPr>
      <w:t>República Dominicana</w:t>
    </w:r>
  </w:p>
  <w:p w:rsidR="0055182A" w:rsidRPr="001F218C" w:rsidRDefault="0055182A" w:rsidP="0055182A">
    <w:pPr>
      <w:pStyle w:val="Sinespaciado"/>
      <w:jc w:val="center"/>
      <w:rPr>
        <w:rFonts w:ascii="Times New Roman" w:hAnsi="Times New Roman"/>
        <w:b/>
        <w:lang w:val="es-DO"/>
      </w:rPr>
    </w:pPr>
    <w:r w:rsidRPr="001F218C">
      <w:rPr>
        <w:rFonts w:ascii="Times New Roman" w:hAnsi="Times New Roman"/>
        <w:b/>
        <w:lang w:val="es-DO"/>
      </w:rPr>
      <w:t>UNIVERSIDAD AUTÓNOMA DE SANTO DOMINGO</w:t>
    </w:r>
  </w:p>
  <w:p w:rsidR="0055182A" w:rsidRDefault="0055182A" w:rsidP="0055182A">
    <w:pPr>
      <w:pStyle w:val="Sinespaciado"/>
      <w:jc w:val="center"/>
      <w:rPr>
        <w:rFonts w:ascii="Times New Roman" w:hAnsi="Times New Roman"/>
        <w:b/>
        <w:lang w:val="es-DO"/>
      </w:rPr>
    </w:pPr>
    <w:r w:rsidRPr="00372767">
      <w:rPr>
        <w:rFonts w:ascii="Times New Roman" w:hAnsi="Times New Roman"/>
        <w:b/>
        <w:lang w:val="es-DO"/>
      </w:rPr>
      <w:t>Facultad de Ciencias Económicas y Sociales</w:t>
    </w:r>
  </w:p>
  <w:p w:rsidR="0055182A" w:rsidRDefault="0055182A" w:rsidP="0055182A">
    <w:pPr>
      <w:pStyle w:val="Sinespaciado"/>
      <w:jc w:val="center"/>
      <w:rPr>
        <w:rFonts w:ascii="Times New Roman" w:hAnsi="Times New Roman"/>
        <w:b/>
        <w:lang w:val="es-DO"/>
      </w:rPr>
    </w:pPr>
    <w:r>
      <w:rPr>
        <w:rFonts w:ascii="Times New Roman" w:hAnsi="Times New Roman"/>
        <w:b/>
        <w:lang w:val="es-DO"/>
      </w:rPr>
      <w:t>Escuela de Contabilidad</w:t>
    </w:r>
  </w:p>
  <w:p w:rsidR="004A5370" w:rsidRDefault="004A5370">
    <w:pPr>
      <w:pStyle w:val="Encabezado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4101043"/>
    <w:multiLevelType w:val="hybridMultilevel"/>
    <w:tmpl w:val="40B239B4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1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>
    <w:nsid w:val="37447A3D"/>
    <w:multiLevelType w:val="multilevel"/>
    <w:tmpl w:val="9F60D592"/>
    <w:lvl w:ilvl="0">
      <w:start w:val="1"/>
      <w:numFmt w:val="decimal"/>
      <w:lvlText w:val="2.%1."/>
      <w:lvlJc w:val="left"/>
      <w:pPr>
        <w:ind w:left="1920" w:hanging="360"/>
      </w:pPr>
      <w:rPr>
        <w:rFonts w:hint="default"/>
        <w:b/>
        <w:bCs w:val="0"/>
        <w:i w:val="0"/>
        <w:iCs w:val="0"/>
        <w:sz w:val="24"/>
        <w:szCs w:val="24"/>
      </w:rPr>
    </w:lvl>
    <w:lvl w:ilvl="1">
      <w:start w:val="1"/>
      <w:numFmt w:val="decimal"/>
      <w:lvlText w:val="3.1.%2"/>
      <w:lvlJc w:val="left"/>
      <w:pPr>
        <w:ind w:left="2276" w:hanging="432"/>
      </w:pPr>
      <w:rPr>
        <w:rFonts w:hint="default"/>
        <w:b w:val="0"/>
        <w:sz w:val="20"/>
        <w:szCs w:val="20"/>
      </w:rPr>
    </w:lvl>
    <w:lvl w:ilvl="2">
      <w:start w:val="1"/>
      <w:numFmt w:val="decimal"/>
      <w:lvlText w:val="%1.%2.%3."/>
      <w:lvlJc w:val="left"/>
      <w:pPr>
        <w:ind w:left="2642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146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650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154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658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162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738" w:hanging="1440"/>
      </w:pPr>
      <w:rPr>
        <w:rFonts w:hint="default"/>
      </w:rPr>
    </w:lvl>
  </w:abstractNum>
  <w:abstractNum w:abstractNumId="2">
    <w:nsid w:val="56651DC9"/>
    <w:multiLevelType w:val="multilevel"/>
    <w:tmpl w:val="A84E3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>
    <w:nsid w:val="5ACB6476"/>
    <w:multiLevelType w:val="multilevel"/>
    <w:tmpl w:val="D480BB18"/>
    <w:lvl w:ilvl="0">
      <w:start w:val="2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51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862" w:hanging="720"/>
      </w:pPr>
      <w:rPr>
        <w:rFonts w:hint="default"/>
        <w:i/>
        <w:iCs w:val="0"/>
      </w:rPr>
    </w:lvl>
    <w:lvl w:ilvl="3">
      <w:start w:val="1"/>
      <w:numFmt w:val="decimal"/>
      <w:lvlText w:val="%1.%2.%3.%4"/>
      <w:lvlJc w:val="left"/>
      <w:pPr>
        <w:ind w:left="933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36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3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6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937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68" w:hanging="1800"/>
      </w:pPr>
      <w:rPr>
        <w:rFonts w:hint="default"/>
      </w:rPr>
    </w:lvl>
  </w:abstractNum>
  <w:abstractNum w:abstractNumId="4">
    <w:nsid w:val="70943EC8"/>
    <w:multiLevelType w:val="multilevel"/>
    <w:tmpl w:val="988CC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>
    <w:nsid w:val="76851B0C"/>
    <w:multiLevelType w:val="hybridMultilevel"/>
    <w:tmpl w:val="A4DE556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1"/>
  </w:num>
  <w:num w:numId="3">
    <w:abstractNumId w:val="3"/>
  </w:num>
  <w:num w:numId="4">
    <w:abstractNumId w:val="4"/>
  </w:num>
  <w:num w:numId="5">
    <w:abstractNumId w:val="2"/>
  </w:num>
  <w:num w:numId="6">
    <w:abstractNumId w:val="0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person w15:author="Hector">
    <w15:presenceInfo w15:providerId="None" w15:userId="Hector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D6FD2"/>
    <w:rsid w:val="00035A6B"/>
    <w:rsid w:val="002C1EFE"/>
    <w:rsid w:val="00316DDE"/>
    <w:rsid w:val="00330FA4"/>
    <w:rsid w:val="003D6FD2"/>
    <w:rsid w:val="004442BA"/>
    <w:rsid w:val="00487F9F"/>
    <w:rsid w:val="004A5370"/>
    <w:rsid w:val="00526BBD"/>
    <w:rsid w:val="0055182A"/>
    <w:rsid w:val="005776E6"/>
    <w:rsid w:val="00666C21"/>
    <w:rsid w:val="0068537E"/>
    <w:rsid w:val="006C2D1D"/>
    <w:rsid w:val="00733E78"/>
    <w:rsid w:val="007A5866"/>
    <w:rsid w:val="007B681A"/>
    <w:rsid w:val="0080386F"/>
    <w:rsid w:val="00873A9E"/>
    <w:rsid w:val="008918B4"/>
    <w:rsid w:val="00965CE2"/>
    <w:rsid w:val="009917C0"/>
    <w:rsid w:val="00A042DE"/>
    <w:rsid w:val="00AC6E0A"/>
    <w:rsid w:val="00B11366"/>
    <w:rsid w:val="00B650BF"/>
    <w:rsid w:val="00B97EB3"/>
    <w:rsid w:val="00D1033B"/>
    <w:rsid w:val="00D2621C"/>
    <w:rsid w:val="00DD3961"/>
    <w:rsid w:val="00E026F7"/>
    <w:rsid w:val="00E14361"/>
    <w:rsid w:val="00E63DC0"/>
    <w:rsid w:val="00F20194"/>
    <w:rsid w:val="00F463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5:chartTrackingRefBased/>
  <w15:docId w15:val="{B43419C3-A278-4F16-8DF4-1FC9265ED9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1033B"/>
    <w:rPr>
      <w:lang w:val="es-DO"/>
    </w:rPr>
  </w:style>
  <w:style w:type="paragraph" w:styleId="Ttulo3">
    <w:name w:val="heading 3"/>
    <w:basedOn w:val="Normal"/>
    <w:link w:val="Ttulo3Car"/>
    <w:uiPriority w:val="9"/>
    <w:qFormat/>
    <w:rsid w:val="005776E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DO"/>
    </w:rPr>
  </w:style>
  <w:style w:type="paragraph" w:styleId="Ttulo5">
    <w:name w:val="heading 5"/>
    <w:basedOn w:val="Normal"/>
    <w:link w:val="Ttulo5Car"/>
    <w:uiPriority w:val="9"/>
    <w:qFormat/>
    <w:rsid w:val="005776E6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eastAsia="es-D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3D6FD2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F2019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20194"/>
    <w:rPr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F2019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20194"/>
    <w:rPr>
      <w:lang w:val="es-ES"/>
    </w:rPr>
  </w:style>
  <w:style w:type="paragraph" w:styleId="Sinespaciado">
    <w:name w:val="No Spacing"/>
    <w:uiPriority w:val="1"/>
    <w:qFormat/>
    <w:rsid w:val="004A5370"/>
    <w:pPr>
      <w:spacing w:after="0" w:line="240" w:lineRule="auto"/>
    </w:pPr>
    <w:rPr>
      <w:lang w:val="es-ES"/>
    </w:rPr>
  </w:style>
  <w:style w:type="character" w:customStyle="1" w:styleId="Ttulo3Car">
    <w:name w:val="Título 3 Car"/>
    <w:basedOn w:val="Fuentedeprrafopredeter"/>
    <w:link w:val="Ttulo3"/>
    <w:uiPriority w:val="9"/>
    <w:rsid w:val="005776E6"/>
    <w:rPr>
      <w:rFonts w:ascii="Times New Roman" w:eastAsia="Times New Roman" w:hAnsi="Times New Roman" w:cs="Times New Roman"/>
      <w:b/>
      <w:bCs/>
      <w:sz w:val="27"/>
      <w:szCs w:val="27"/>
      <w:lang w:val="es-DO" w:eastAsia="es-DO"/>
    </w:rPr>
  </w:style>
  <w:style w:type="character" w:customStyle="1" w:styleId="Ttulo5Car">
    <w:name w:val="Título 5 Car"/>
    <w:basedOn w:val="Fuentedeprrafopredeter"/>
    <w:link w:val="Ttulo5"/>
    <w:uiPriority w:val="9"/>
    <w:rsid w:val="005776E6"/>
    <w:rPr>
      <w:rFonts w:ascii="Times New Roman" w:eastAsia="Times New Roman" w:hAnsi="Times New Roman" w:cs="Times New Roman"/>
      <w:b/>
      <w:bCs/>
      <w:sz w:val="20"/>
      <w:szCs w:val="20"/>
      <w:lang w:val="es-DO" w:eastAsia="es-DO"/>
    </w:rPr>
  </w:style>
  <w:style w:type="paragraph" w:styleId="NormalWeb">
    <w:name w:val="Normal (Web)"/>
    <w:basedOn w:val="Normal"/>
    <w:uiPriority w:val="99"/>
    <w:unhideWhenUsed/>
    <w:rsid w:val="005776E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D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microsoft.com/office/2011/relationships/people" Target="peop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http://3.bp.blogspot.com/_Uu58SQbLpI0/SsKccLjCxrI/AAAAAAAAAn8/nnfkgNW22sA/s320/1197121534321832681capellan2000_Escudo_Nacional_Dominicano.svg.hi.png" TargetMode="External"/><Relationship Id="rId2" Type="http://schemas.openxmlformats.org/officeDocument/2006/relationships/image" Target="media/image1.png"/><Relationship Id="rId1" Type="http://schemas.openxmlformats.org/officeDocument/2006/relationships/hyperlink" Target="http://3.bp.blogspot.com/_Uu58SQbLpI0/SsKccLjCxrI/AAAAAAAAAn8/nnfkgNW22sA/s1600-h/1197121534321832681capellan2000_Escudo_Nacional_Dominicano.svg.hi.png" TargetMode="External"/><Relationship Id="rId6" Type="http://schemas.openxmlformats.org/officeDocument/2006/relationships/image" Target="media/image3.png"/><Relationship Id="rId5" Type="http://schemas.openxmlformats.org/officeDocument/2006/relationships/image" Target="http://img269.imageshack.us/img269/2711/facultadeconomagrandexbe.jpg" TargetMode="External"/><Relationship Id="rId4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152</Words>
  <Characters>840</Characters>
  <Application>Microsoft Office Word</Application>
  <DocSecurity>0</DocSecurity>
  <Lines>7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Johnson Manuel Moreno Cruz</dc:creator>
  <cp:keywords/>
  <dc:description/>
  <cp:lastModifiedBy>Cuenta Microsoft</cp:lastModifiedBy>
  <cp:revision>11</cp:revision>
  <dcterms:created xsi:type="dcterms:W3CDTF">2020-10-17T05:24:00Z</dcterms:created>
  <dcterms:modified xsi:type="dcterms:W3CDTF">2022-02-17T01:09:00Z</dcterms:modified>
</cp:coreProperties>
</file>