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EFE" w:rsidRDefault="002C1EFE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</w:pPr>
    </w:p>
    <w:p w:rsidR="001C309A" w:rsidRDefault="001C309A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</w:pPr>
    </w:p>
    <w:p w:rsidR="00487F9F" w:rsidRPr="00487F9F" w:rsidRDefault="00487F9F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</w:pPr>
      <w:r w:rsidRPr="00487F9F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 xml:space="preserve">Tema: </w:t>
      </w:r>
      <w:r w:rsidR="001C309A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 xml:space="preserve">       </w:t>
      </w:r>
      <w:r w:rsidR="00CC4019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 xml:space="preserve">Informe de </w:t>
      </w:r>
      <w:r w:rsidR="001C309A" w:rsidRPr="001C309A">
        <w:rPr>
          <w:rFonts w:ascii="Times New Roman" w:hAnsi="Times New Roman"/>
          <w:b/>
          <w:bCs/>
          <w:i/>
          <w:iCs/>
          <w:color w:val="002060"/>
          <w:sz w:val="36"/>
          <w:lang w:val="es-ES"/>
        </w:rPr>
        <w:t>Técnicas de Flujogramación</w:t>
      </w:r>
    </w:p>
    <w:p w:rsidR="00487F9F" w:rsidRDefault="00487F9F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</w:pP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</w:rPr>
        <w:t>Definición y usos de los Diagrama</w:t>
      </w:r>
      <w:r w:rsidRPr="001C309A">
        <w:rPr>
          <w:rFonts w:ascii="Times New Roman" w:hAnsi="Times New Roman"/>
          <w:i/>
          <w:iCs/>
          <w:color w:val="002060"/>
          <w:sz w:val="24"/>
          <w:lang w:val="es-ES"/>
        </w:rPr>
        <w:t>.</w:t>
      </w: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  <w:lang w:val="es-ES"/>
        </w:rPr>
        <w:t xml:space="preserve"> </w:t>
      </w:r>
      <w:r w:rsidRPr="001C309A">
        <w:rPr>
          <w:rFonts w:ascii="Times New Roman" w:hAnsi="Times New Roman"/>
          <w:i/>
          <w:iCs/>
          <w:color w:val="002060"/>
          <w:sz w:val="24"/>
        </w:rPr>
        <w:t>Definición y usos de los flujogramas</w:t>
      </w:r>
      <w:r w:rsidRPr="001C309A">
        <w:rPr>
          <w:rFonts w:ascii="Times New Roman" w:hAnsi="Times New Roman"/>
          <w:i/>
          <w:iCs/>
          <w:color w:val="002060"/>
          <w:sz w:val="24"/>
          <w:lang w:val="es-ES"/>
        </w:rPr>
        <w:t>.</w:t>
      </w: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  <w:lang w:val="es-ES"/>
        </w:rPr>
        <w:t xml:space="preserve"> </w:t>
      </w:r>
      <w:r w:rsidRPr="001C309A">
        <w:rPr>
          <w:rFonts w:ascii="Times New Roman" w:hAnsi="Times New Roman"/>
          <w:i/>
          <w:iCs/>
          <w:color w:val="002060"/>
          <w:sz w:val="24"/>
        </w:rPr>
        <w:t>Simbología</w:t>
      </w: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  <w:lang w:val="es-ES"/>
        </w:rPr>
        <w:t xml:space="preserve"> </w:t>
      </w:r>
      <w:r w:rsidRPr="001C309A">
        <w:rPr>
          <w:rFonts w:ascii="Times New Roman" w:hAnsi="Times New Roman"/>
          <w:i/>
          <w:iCs/>
          <w:color w:val="002060"/>
          <w:sz w:val="24"/>
        </w:rPr>
        <w:t>Flujo de los procesos</w:t>
      </w: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</w:rPr>
        <w:t>Clasificación o Tipos de Flujogramas.</w:t>
      </w:r>
    </w:p>
    <w:p w:rsidR="001C309A" w:rsidRPr="001C309A" w:rsidRDefault="001C309A" w:rsidP="001C309A">
      <w:pPr>
        <w:pStyle w:val="Prrafodelista"/>
        <w:numPr>
          <w:ilvl w:val="1"/>
          <w:numId w:val="7"/>
        </w:numPr>
        <w:spacing w:after="0" w:line="360" w:lineRule="auto"/>
        <w:rPr>
          <w:rFonts w:ascii="Times New Roman" w:hAnsi="Times New Roman"/>
          <w:i/>
          <w:iCs/>
          <w:color w:val="002060"/>
          <w:sz w:val="24"/>
          <w:lang w:val="es-ES"/>
        </w:rPr>
      </w:pPr>
      <w:r w:rsidRPr="001C309A">
        <w:rPr>
          <w:rFonts w:ascii="Times New Roman" w:hAnsi="Times New Roman"/>
          <w:i/>
          <w:iCs/>
          <w:color w:val="002060"/>
          <w:sz w:val="24"/>
        </w:rPr>
        <w:t>Ejemplos y Casos Prácticos de Flujogramas de Procesos.</w:t>
      </w:r>
    </w:p>
    <w:p w:rsidR="001C309A" w:rsidRDefault="001C309A" w:rsidP="00487F9F">
      <w:pPr>
        <w:spacing w:after="0" w:line="276" w:lineRule="auto"/>
        <w:jc w:val="both"/>
        <w:rPr>
          <w:rFonts w:ascii="Times New Roman" w:hAnsi="Times New Roman"/>
          <w:b/>
          <w:bCs/>
          <w:i/>
          <w:iCs/>
          <w:color w:val="002060"/>
          <w:sz w:val="24"/>
          <w:lang w:val="es-ES"/>
        </w:rPr>
      </w:pPr>
    </w:p>
    <w:p w:rsidR="005776E6" w:rsidRDefault="005776E6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1C309A" w:rsidRDefault="001C309A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2C1EFE" w:rsidRDefault="002C1EFE" w:rsidP="005776E6">
      <w:pPr>
        <w:spacing w:after="0" w:line="276" w:lineRule="auto"/>
        <w:jc w:val="both"/>
        <w:rPr>
          <w:rFonts w:ascii="Times New Roman" w:hAnsi="Times New Roman"/>
          <w:i/>
          <w:iCs/>
          <w:color w:val="002060"/>
          <w:sz w:val="24"/>
          <w:lang w:val="es-ES"/>
        </w:rPr>
      </w:pPr>
    </w:p>
    <w:p w:rsidR="005776E6" w:rsidRDefault="005776E6" w:rsidP="005776E6">
      <w:pPr>
        <w:pStyle w:val="Ttulo3"/>
        <w:spacing w:before="0" w:beforeAutospacing="0"/>
        <w:rPr>
          <w:rFonts w:ascii="Segoe UI" w:hAnsi="Segoe UI" w:cs="Segoe UI"/>
          <w:b w:val="0"/>
          <w:bCs w:val="0"/>
          <w:color w:val="495057"/>
        </w:rPr>
      </w:pPr>
      <w:bookmarkStart w:id="0" w:name="_GoBack"/>
      <w:r>
        <w:rPr>
          <w:rFonts w:ascii="Segoe UI" w:hAnsi="Segoe UI" w:cs="Segoe UI"/>
          <w:color w:val="495057"/>
        </w:rPr>
        <w:t>Metodología de Participación o Criterio de Evaluación:</w:t>
      </w:r>
    </w:p>
    <w:p w:rsidR="005776E6" w:rsidRPr="00DA0DC5" w:rsidRDefault="005776E6" w:rsidP="005776E6">
      <w:pPr>
        <w:pStyle w:val="Ttulo5"/>
        <w:spacing w:before="0" w:beforeAutospacing="0"/>
        <w:rPr>
          <w:rFonts w:ascii="Segoe UI" w:hAnsi="Segoe UI" w:cs="Segoe UI"/>
          <w:b w:val="0"/>
          <w:bCs w:val="0"/>
          <w:color w:val="495057"/>
          <w:sz w:val="23"/>
          <w:szCs w:val="23"/>
        </w:rPr>
      </w:pPr>
      <w:r w:rsidRPr="00DA0DC5">
        <w:rPr>
          <w:rFonts w:ascii="Segoe UI" w:hAnsi="Segoe UI" w:cs="Segoe UI"/>
          <w:b w:val="0"/>
          <w:bCs w:val="0"/>
          <w:i/>
          <w:iCs/>
          <w:color w:val="495057"/>
          <w:sz w:val="23"/>
          <w:szCs w:val="23"/>
        </w:rPr>
        <w:t>La tarea o práctica tendrá una duración de dos semanas a partir de la fecha de liberación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550"/>
        <w:gridCol w:w="1042"/>
        <w:gridCol w:w="1336"/>
      </w:tblGrid>
      <w:tr w:rsidR="005776E6" w:rsidTr="00E6545B">
        <w:trPr>
          <w:trHeight w:val="567"/>
          <w:tblHeader/>
          <w:jc w:val="center"/>
        </w:trPr>
        <w:tc>
          <w:tcPr>
            <w:tcW w:w="5347" w:type="dxa"/>
            <w:gridSpan w:val="4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5776E6" w:rsidRDefault="005776E6" w:rsidP="008E4CED">
            <w:pPr>
              <w:pStyle w:val="Ttulo3"/>
              <w:spacing w:before="0" w:beforeAutospacing="0"/>
              <w:jc w:val="center"/>
              <w:rPr>
                <w:rFonts w:ascii="Segoe UI" w:hAnsi="Segoe UI" w:cs="Segoe UI"/>
                <w:b w:val="0"/>
                <w:bCs w:val="0"/>
                <w:color w:val="495057"/>
              </w:rPr>
            </w:pPr>
            <w:r>
              <w:rPr>
                <w:rFonts w:ascii="Segoe UI" w:hAnsi="Segoe UI" w:cs="Segoe UI"/>
                <w:color w:val="495057"/>
              </w:rPr>
              <w:t>HORARIO</w:t>
            </w:r>
          </w:p>
        </w:tc>
      </w:tr>
      <w:tr w:rsidR="005776E6" w:rsidTr="00E6545B">
        <w:trPr>
          <w:trHeight w:val="567"/>
          <w:tblHeader/>
          <w:jc w:val="center"/>
        </w:trPr>
        <w:tc>
          <w:tcPr>
            <w:tcW w:w="14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Fecha Inicio: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</w:t>
            </w:r>
          </w:p>
        </w:tc>
        <w:tc>
          <w:tcPr>
            <w:tcW w:w="15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E6545B" w:rsidP="00E6545B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dd/mm/aaaa</w:t>
            </w:r>
          </w:p>
        </w:tc>
        <w:tc>
          <w:tcPr>
            <w:tcW w:w="10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 </w:t>
            </w: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Hora: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  </w:t>
            </w:r>
          </w:p>
        </w:tc>
        <w:tc>
          <w:tcPr>
            <w:tcW w:w="133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E6545B" w:rsidP="00E6545B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0</w:t>
            </w:r>
            <w:r w:rsidR="001C309A">
              <w:rPr>
                <w:rFonts w:ascii="Segoe UI" w:hAnsi="Segoe UI" w:cs="Segoe UI"/>
                <w:color w:val="495057"/>
                <w:sz w:val="23"/>
                <w:szCs w:val="23"/>
              </w:rPr>
              <w:t>0:00</w:t>
            </w:r>
          </w:p>
        </w:tc>
      </w:tr>
      <w:tr w:rsidR="005776E6" w:rsidTr="00E6545B">
        <w:trPr>
          <w:trHeight w:val="567"/>
          <w:jc w:val="center"/>
        </w:trPr>
        <w:tc>
          <w:tcPr>
            <w:tcW w:w="14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Fecha Final:</w:t>
            </w:r>
          </w:p>
        </w:tc>
        <w:tc>
          <w:tcPr>
            <w:tcW w:w="15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E6545B" w:rsidP="00E6545B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dd/mm/aaaa</w:t>
            </w:r>
          </w:p>
        </w:tc>
        <w:tc>
          <w:tcPr>
            <w:tcW w:w="10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5776E6" w:rsidP="008E4CED">
            <w:pPr>
              <w:pStyle w:val="NormalWeb"/>
              <w:spacing w:before="0" w:beforeAutospacing="0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 </w:t>
            </w:r>
            <w:r>
              <w:rPr>
                <w:rFonts w:ascii="Segoe UI" w:hAnsi="Segoe UI" w:cs="Segoe UI"/>
                <w:b/>
                <w:bCs/>
                <w:i/>
                <w:iCs/>
                <w:color w:val="495057"/>
                <w:sz w:val="23"/>
                <w:szCs w:val="23"/>
              </w:rPr>
              <w:t>Hora: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   </w:t>
            </w:r>
          </w:p>
        </w:tc>
        <w:tc>
          <w:tcPr>
            <w:tcW w:w="133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776E6" w:rsidRDefault="00E6545B" w:rsidP="00E6545B">
            <w:pPr>
              <w:pStyle w:val="NormalWeb"/>
              <w:spacing w:before="0" w:beforeAutospacing="0"/>
              <w:jc w:val="center"/>
              <w:rPr>
                <w:rFonts w:ascii="Segoe UI" w:hAnsi="Segoe UI" w:cs="Segoe UI"/>
                <w:color w:val="495057"/>
                <w:sz w:val="23"/>
                <w:szCs w:val="23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0</w:t>
            </w:r>
            <w:r w:rsidR="001C309A">
              <w:rPr>
                <w:rFonts w:ascii="Segoe UI" w:hAnsi="Segoe UI" w:cs="Segoe UI"/>
                <w:color w:val="495057"/>
                <w:sz w:val="23"/>
                <w:szCs w:val="23"/>
              </w:rPr>
              <w:t>0</w:t>
            </w:r>
            <w:r>
              <w:rPr>
                <w:rFonts w:ascii="Segoe UI" w:hAnsi="Segoe UI" w:cs="Segoe UI"/>
                <w:color w:val="495057"/>
                <w:sz w:val="23"/>
                <w:szCs w:val="23"/>
              </w:rPr>
              <w:t>:00</w:t>
            </w:r>
          </w:p>
        </w:tc>
      </w:tr>
    </w:tbl>
    <w:p w:rsidR="005776E6" w:rsidRPr="00DA0DC5" w:rsidRDefault="005776E6" w:rsidP="005776E6">
      <w:pPr>
        <w:pStyle w:val="Sinespaciado"/>
        <w:rPr>
          <w:sz w:val="6"/>
        </w:rPr>
      </w:pPr>
    </w:p>
    <w:p w:rsidR="005776E6" w:rsidRDefault="005776E6" w:rsidP="00577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Valoración:    </w:t>
      </w:r>
      <w:r w:rsidR="00E6545B">
        <w:rPr>
          <w:rFonts w:ascii="Segoe UI" w:hAnsi="Segoe UI" w:cs="Segoe UI"/>
          <w:color w:val="495057"/>
          <w:sz w:val="23"/>
          <w:szCs w:val="23"/>
        </w:rPr>
        <w:t>4</w:t>
      </w:r>
      <w:r>
        <w:rPr>
          <w:rFonts w:ascii="Segoe UI" w:hAnsi="Segoe UI" w:cs="Segoe UI"/>
          <w:color w:val="495057"/>
          <w:sz w:val="23"/>
          <w:szCs w:val="23"/>
        </w:rPr>
        <w:t xml:space="preserve"> puntos</w:t>
      </w:r>
    </w:p>
    <w:p w:rsidR="005776E6" w:rsidRPr="001C309A" w:rsidRDefault="005776E6" w:rsidP="005776E6">
      <w:pPr>
        <w:pStyle w:val="Ttulo3"/>
        <w:spacing w:before="0" w:beforeAutospacing="0"/>
        <w:rPr>
          <w:rFonts w:ascii="Segoe UI" w:hAnsi="Segoe UI" w:cs="Segoe UI"/>
          <w:b w:val="0"/>
          <w:bCs w:val="0"/>
          <w:i/>
          <w:color w:val="495057"/>
          <w:sz w:val="23"/>
          <w:szCs w:val="23"/>
        </w:rPr>
      </w:pPr>
      <w:r>
        <w:rPr>
          <w:rFonts w:ascii="Segoe UI" w:hAnsi="Segoe UI" w:cs="Segoe UI"/>
          <w:i/>
          <w:iCs/>
          <w:color w:val="495057"/>
        </w:rPr>
        <w:t>Condiciones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:</w:t>
      </w:r>
    </w:p>
    <w:p w:rsidR="001C309A" w:rsidRPr="001C309A" w:rsidRDefault="005776E6" w:rsidP="001C309A">
      <w:pPr>
        <w:spacing w:after="0" w:line="276" w:lineRule="auto"/>
        <w:jc w:val="both"/>
        <w:rPr>
          <w:rFonts w:ascii="Segoe UI" w:hAnsi="Segoe UI" w:cs="Segoe UI"/>
          <w:b/>
          <w:bCs/>
          <w:i/>
          <w:iCs/>
          <w:color w:val="002060"/>
          <w:sz w:val="23"/>
          <w:szCs w:val="23"/>
          <w:lang w:val="es-ES"/>
        </w:rPr>
      </w:pPr>
      <w:r w:rsidRPr="001C309A">
        <w:rPr>
          <w:rFonts w:ascii="Segoe UI" w:hAnsi="Segoe UI" w:cs="Segoe UI"/>
          <w:b/>
          <w:bCs/>
          <w:i/>
          <w:color w:val="495057"/>
          <w:sz w:val="23"/>
          <w:szCs w:val="23"/>
        </w:rPr>
        <w:t>Requisitos: </w:t>
      </w:r>
      <w:r w:rsidRPr="001C309A">
        <w:rPr>
          <w:rFonts w:ascii="Segoe UI" w:hAnsi="Segoe UI" w:cs="Segoe UI"/>
          <w:i/>
          <w:iCs/>
          <w:color w:val="495057"/>
          <w:sz w:val="23"/>
          <w:szCs w:val="23"/>
        </w:rPr>
        <w:t>Indagar e investigar sobre ¨</w:t>
      </w:r>
      <w:r w:rsidR="001C309A" w:rsidRPr="001C309A">
        <w:rPr>
          <w:rFonts w:ascii="Segoe UI" w:hAnsi="Segoe UI" w:cs="Segoe UI"/>
          <w:b/>
          <w:bCs/>
          <w:i/>
          <w:iCs/>
          <w:color w:val="002060"/>
          <w:sz w:val="23"/>
          <w:szCs w:val="23"/>
          <w:lang w:val="es-ES"/>
        </w:rPr>
        <w:t xml:space="preserve"> Técnicas de Flujogramación</w:t>
      </w:r>
    </w:p>
    <w:p w:rsidR="005776E6" w:rsidRDefault="005776E6" w:rsidP="00577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Participación: </w:t>
      </w:r>
      <w:r>
        <w:rPr>
          <w:rFonts w:ascii="Segoe UI" w:hAnsi="Segoe UI" w:cs="Segoe UI"/>
          <w:i/>
          <w:iCs/>
          <w:color w:val="495057"/>
          <w:sz w:val="23"/>
          <w:szCs w:val="23"/>
        </w:rPr>
        <w:t>Carácter obligatorio.</w:t>
      </w:r>
    </w:p>
    <w:p w:rsidR="005776E6" w:rsidRPr="00293BA7" w:rsidRDefault="005776E6" w:rsidP="005776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Formato: </w:t>
      </w:r>
    </w:p>
    <w:p w:rsidR="005776E6" w:rsidRPr="00293BA7" w:rsidRDefault="00666C21" w:rsidP="005776E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i/>
          <w:iCs/>
          <w:color w:val="495057"/>
          <w:sz w:val="23"/>
          <w:szCs w:val="23"/>
        </w:rPr>
        <w:t>Remitir en Word</w:t>
      </w:r>
      <w:r w:rsidR="005776E6" w:rsidRPr="00293BA7">
        <w:rPr>
          <w:rFonts w:ascii="Segoe UI" w:hAnsi="Segoe UI" w:cs="Segoe UI"/>
          <w:i/>
          <w:iCs/>
          <w:color w:val="495057"/>
          <w:sz w:val="23"/>
          <w:szCs w:val="23"/>
        </w:rPr>
        <w:t xml:space="preserve"> y subirlo a la plataforma.</w:t>
      </w:r>
    </w:p>
    <w:p w:rsidR="005776E6" w:rsidRPr="00293BA7" w:rsidRDefault="005776E6" w:rsidP="005776E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495057"/>
          <w:sz w:val="23"/>
          <w:szCs w:val="23"/>
        </w:rPr>
      </w:pPr>
      <w:r w:rsidRPr="00293BA7">
        <w:rPr>
          <w:rFonts w:ascii="Segoe UI" w:hAnsi="Segoe UI" w:cs="Segoe UI"/>
          <w:bCs/>
          <w:i/>
          <w:iCs/>
          <w:color w:val="495057"/>
          <w:sz w:val="23"/>
          <w:szCs w:val="23"/>
        </w:rPr>
        <w:t>Remitir un solo archivo.</w:t>
      </w:r>
    </w:p>
    <w:p w:rsidR="005776E6" w:rsidRDefault="005776E6" w:rsidP="005776E6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i/>
          <w:iCs/>
          <w:color w:val="495057"/>
          <w:sz w:val="23"/>
          <w:szCs w:val="23"/>
        </w:rPr>
        <w:t> </w:t>
      </w: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Anímense a participar</w:t>
      </w:r>
    </w:p>
    <w:p w:rsidR="005776E6" w:rsidRPr="00666C21" w:rsidRDefault="005776E6" w:rsidP="00666C21">
      <w:pPr>
        <w:pStyle w:val="NormalWeb"/>
        <w:spacing w:before="0" w:beforeAutospacing="0"/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Su maestro</w:t>
      </w:r>
      <w:bookmarkEnd w:id="0"/>
    </w:p>
    <w:sectPr w:rsidR="005776E6" w:rsidRPr="00666C21" w:rsidSect="00666C21">
      <w:headerReference w:type="default" r:id="rId7"/>
      <w:pgSz w:w="12240" w:h="15840"/>
      <w:pgMar w:top="993" w:right="1440" w:bottom="142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F81" w:rsidRDefault="00447F81" w:rsidP="00F20194">
      <w:pPr>
        <w:spacing w:after="0" w:line="240" w:lineRule="auto"/>
      </w:pPr>
      <w:r>
        <w:separator/>
      </w:r>
    </w:p>
  </w:endnote>
  <w:endnote w:type="continuationSeparator" w:id="0">
    <w:p w:rsidR="00447F81" w:rsidRDefault="00447F81" w:rsidP="00F2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F81" w:rsidRDefault="00447F81" w:rsidP="00F20194">
      <w:pPr>
        <w:spacing w:after="0" w:line="240" w:lineRule="auto"/>
      </w:pPr>
      <w:r>
        <w:separator/>
      </w:r>
    </w:p>
  </w:footnote>
  <w:footnote w:type="continuationSeparator" w:id="0">
    <w:p w:rsidR="00447F81" w:rsidRDefault="00447F81" w:rsidP="00F20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82A" w:rsidRPr="0012434F" w:rsidRDefault="0055182A" w:rsidP="0055182A">
    <w:pPr>
      <w:tabs>
        <w:tab w:val="left" w:pos="-3000"/>
      </w:tabs>
      <w:spacing w:line="360" w:lineRule="auto"/>
      <w:ind w:left="720" w:hanging="720"/>
      <w:rPr>
        <w:b/>
      </w:rPr>
    </w:pPr>
    <w:r>
      <w:rPr>
        <w:b/>
        <w:noProof/>
        <w:lang w:eastAsia="es-DO"/>
      </w:rPr>
      <w:drawing>
        <wp:anchor distT="0" distB="0" distL="114300" distR="114300" simplePos="0" relativeHeight="251660288" behindDoc="1" locked="0" layoutInCell="1" allowOverlap="1" wp14:anchorId="5D3D3436" wp14:editId="1008F4AB">
          <wp:simplePos x="0" y="0"/>
          <wp:positionH relativeFrom="column">
            <wp:posOffset>2649220</wp:posOffset>
          </wp:positionH>
          <wp:positionV relativeFrom="paragraph">
            <wp:posOffset>55880</wp:posOffset>
          </wp:positionV>
          <wp:extent cx="608330" cy="584835"/>
          <wp:effectExtent l="0" t="0" r="1270" b="5715"/>
          <wp:wrapNone/>
          <wp:docPr id="4" name="Imagen 4" descr="http://3.bp.blogspot.com/_Uu58SQbLpI0/SsKccLjCxrI/AAAAAAAAAn8/nnfkgNW22sA/s320/1197121534321832681capellan2000_Escudo_Nacional_Dominicano.svg.hi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OGGER_PHOTO_ID_5387040112238577330" descr="http://3.bp.blogspot.com/_Uu58SQbLpI0/SsKccLjCxrI/AAAAAAAAAn8/nnfkgNW22sA/s320/1197121534321832681capellan2000_Escudo_Nacional_Dominicano.svg.hi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5182A" w:rsidRPr="00372767" w:rsidRDefault="0055182A" w:rsidP="0055182A">
    <w:pPr>
      <w:spacing w:line="360" w:lineRule="auto"/>
      <w:jc w:val="right"/>
      <w:rPr>
        <w:b/>
      </w:rPr>
    </w:pPr>
    <w:r>
      <w:rPr>
        <w:b/>
        <w:noProof/>
        <w:lang w:eastAsia="es-DO"/>
      </w:rPr>
      <w:drawing>
        <wp:anchor distT="0" distB="0" distL="114300" distR="114300" simplePos="0" relativeHeight="251661312" behindDoc="1" locked="0" layoutInCell="1" allowOverlap="1" wp14:anchorId="429EF546" wp14:editId="67345E43">
          <wp:simplePos x="0" y="0"/>
          <wp:positionH relativeFrom="column">
            <wp:posOffset>5247005</wp:posOffset>
          </wp:positionH>
          <wp:positionV relativeFrom="paragraph">
            <wp:posOffset>41275</wp:posOffset>
          </wp:positionV>
          <wp:extent cx="1009015" cy="931545"/>
          <wp:effectExtent l="0" t="0" r="635" b="1905"/>
          <wp:wrapNone/>
          <wp:docPr id="3" name="Imagen 3" descr="click to zo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n_image" descr="click to zoom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DO"/>
      </w:rPr>
      <w:drawing>
        <wp:anchor distT="0" distB="0" distL="114300" distR="114300" simplePos="0" relativeHeight="251659264" behindDoc="1" locked="0" layoutInCell="1" allowOverlap="1" wp14:anchorId="5F111664" wp14:editId="2D94E34E">
          <wp:simplePos x="0" y="0"/>
          <wp:positionH relativeFrom="column">
            <wp:posOffset>-95250</wp:posOffset>
          </wp:positionH>
          <wp:positionV relativeFrom="paragraph">
            <wp:posOffset>58420</wp:posOffset>
          </wp:positionV>
          <wp:extent cx="750570" cy="914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2767">
      <w:rPr>
        <w:b/>
      </w:rPr>
      <w:t xml:space="preserve">                         </w:t>
    </w:r>
    <w:del w:id="1" w:author="Hector" w:date="2018-08-10T12:37:00Z">
      <w:r w:rsidRPr="00372767" w:rsidDel="00B516A8">
        <w:rPr>
          <w:b/>
        </w:rPr>
        <w:delText xml:space="preserve">                  </w:delText>
      </w:r>
    </w:del>
  </w:p>
  <w:p w:rsidR="0055182A" w:rsidRPr="001F218C" w:rsidRDefault="0055182A" w:rsidP="0055182A">
    <w:pPr>
      <w:pStyle w:val="Sinespaciado"/>
      <w:jc w:val="center"/>
      <w:rPr>
        <w:rFonts w:ascii="Times New Roman" w:hAnsi="Times New Roman"/>
        <w:lang w:val="es-DO"/>
      </w:rPr>
    </w:pPr>
    <w:r w:rsidRPr="001F218C">
      <w:rPr>
        <w:rFonts w:ascii="Times New Roman" w:hAnsi="Times New Roman"/>
        <w:lang w:val="es-DO"/>
      </w:rPr>
      <w:t>República Dominicana</w:t>
    </w:r>
  </w:p>
  <w:p w:rsidR="0055182A" w:rsidRPr="001F218C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 w:rsidRPr="001F218C">
      <w:rPr>
        <w:rFonts w:ascii="Times New Roman" w:hAnsi="Times New Roman"/>
        <w:b/>
        <w:lang w:val="es-DO"/>
      </w:rPr>
      <w:t>UNIVERSIDAD AUTÓNOMA DE SANTO DOMINGO</w:t>
    </w:r>
  </w:p>
  <w:p w:rsidR="0055182A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 w:rsidRPr="00372767">
      <w:rPr>
        <w:rFonts w:ascii="Times New Roman" w:hAnsi="Times New Roman"/>
        <w:b/>
        <w:lang w:val="es-DO"/>
      </w:rPr>
      <w:t>Facultad de Ciencias Económicas y Sociales</w:t>
    </w:r>
  </w:p>
  <w:p w:rsidR="0055182A" w:rsidRDefault="0055182A" w:rsidP="0055182A">
    <w:pPr>
      <w:pStyle w:val="Sinespaciado"/>
      <w:jc w:val="center"/>
      <w:rPr>
        <w:rFonts w:ascii="Times New Roman" w:hAnsi="Times New Roman"/>
        <w:b/>
        <w:lang w:val="es-DO"/>
      </w:rPr>
    </w:pPr>
    <w:r>
      <w:rPr>
        <w:rFonts w:ascii="Times New Roman" w:hAnsi="Times New Roman"/>
        <w:b/>
        <w:lang w:val="es-DO"/>
      </w:rPr>
      <w:t>Escuela de Contabilidad</w:t>
    </w:r>
  </w:p>
  <w:p w:rsidR="004A5370" w:rsidRDefault="004A537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01043"/>
    <w:multiLevelType w:val="hybridMultilevel"/>
    <w:tmpl w:val="40B239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377991"/>
    <w:multiLevelType w:val="multilevel"/>
    <w:tmpl w:val="CF72E52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831" w:hanging="405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2">
    <w:nsid w:val="37447A3D"/>
    <w:multiLevelType w:val="multilevel"/>
    <w:tmpl w:val="9F60D592"/>
    <w:lvl w:ilvl="0">
      <w:start w:val="1"/>
      <w:numFmt w:val="decimal"/>
      <w:lvlText w:val="2.%1."/>
      <w:lvlJc w:val="left"/>
      <w:pPr>
        <w:ind w:left="1920" w:hanging="360"/>
      </w:pPr>
      <w:rPr>
        <w:rFonts w:hint="default"/>
        <w:b/>
        <w:bCs w:val="0"/>
        <w:i w:val="0"/>
        <w:iCs w:val="0"/>
        <w:sz w:val="24"/>
        <w:szCs w:val="24"/>
      </w:rPr>
    </w:lvl>
    <w:lvl w:ilvl="1">
      <w:start w:val="1"/>
      <w:numFmt w:val="decimal"/>
      <w:lvlText w:val="3.1.%2"/>
      <w:lvlJc w:val="left"/>
      <w:pPr>
        <w:ind w:left="2276" w:hanging="432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3">
    <w:nsid w:val="56651DC9"/>
    <w:multiLevelType w:val="multilevel"/>
    <w:tmpl w:val="A84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ACB6476"/>
    <w:multiLevelType w:val="multilevel"/>
    <w:tmpl w:val="D480BB1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i/>
        <w:iCs w:val="0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5">
    <w:nsid w:val="70943EC8"/>
    <w:multiLevelType w:val="multilevel"/>
    <w:tmpl w:val="988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6851B0C"/>
    <w:multiLevelType w:val="hybridMultilevel"/>
    <w:tmpl w:val="A4DE5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ector">
    <w15:presenceInfo w15:providerId="None" w15:userId="Hec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D2"/>
    <w:rsid w:val="00035A6B"/>
    <w:rsid w:val="001C309A"/>
    <w:rsid w:val="002C1EFE"/>
    <w:rsid w:val="00316DDE"/>
    <w:rsid w:val="00330FA4"/>
    <w:rsid w:val="003D6FD2"/>
    <w:rsid w:val="00447F81"/>
    <w:rsid w:val="00487F9F"/>
    <w:rsid w:val="004A5370"/>
    <w:rsid w:val="00526BBD"/>
    <w:rsid w:val="0055182A"/>
    <w:rsid w:val="005776E6"/>
    <w:rsid w:val="00666C21"/>
    <w:rsid w:val="0068537E"/>
    <w:rsid w:val="006C2D1D"/>
    <w:rsid w:val="00733E78"/>
    <w:rsid w:val="007402ED"/>
    <w:rsid w:val="007A5866"/>
    <w:rsid w:val="007B681A"/>
    <w:rsid w:val="0080386F"/>
    <w:rsid w:val="00873A9E"/>
    <w:rsid w:val="008918B4"/>
    <w:rsid w:val="00965CE2"/>
    <w:rsid w:val="009917C0"/>
    <w:rsid w:val="00A042DE"/>
    <w:rsid w:val="00B11366"/>
    <w:rsid w:val="00B650BF"/>
    <w:rsid w:val="00B97EB3"/>
    <w:rsid w:val="00CC4019"/>
    <w:rsid w:val="00D1033B"/>
    <w:rsid w:val="00D2621C"/>
    <w:rsid w:val="00DD3961"/>
    <w:rsid w:val="00E026F7"/>
    <w:rsid w:val="00E14361"/>
    <w:rsid w:val="00E63DC0"/>
    <w:rsid w:val="00E6545B"/>
    <w:rsid w:val="00F20194"/>
    <w:rsid w:val="00F46368"/>
    <w:rsid w:val="00FE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43419C3-A278-4F16-8DF4-1FC9265E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33B"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577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5">
    <w:name w:val="heading 5"/>
    <w:basedOn w:val="Normal"/>
    <w:link w:val="Ttulo5Car"/>
    <w:uiPriority w:val="9"/>
    <w:qFormat/>
    <w:rsid w:val="005776E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3D6F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1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194"/>
    <w:rPr>
      <w:lang w:val="es-ES"/>
    </w:rPr>
  </w:style>
  <w:style w:type="paragraph" w:styleId="Sinespaciado">
    <w:name w:val="No Spacing"/>
    <w:uiPriority w:val="1"/>
    <w:qFormat/>
    <w:rsid w:val="004A5370"/>
    <w:pPr>
      <w:spacing w:after="0" w:line="240" w:lineRule="auto"/>
    </w:pPr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5776E6"/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character" w:customStyle="1" w:styleId="Ttulo5Car">
    <w:name w:val="Título 5 Car"/>
    <w:basedOn w:val="Fuentedeprrafopredeter"/>
    <w:link w:val="Ttulo5"/>
    <w:uiPriority w:val="9"/>
    <w:rsid w:val="005776E6"/>
    <w:rPr>
      <w:rFonts w:ascii="Times New Roman" w:eastAsia="Times New Roman" w:hAnsi="Times New Roman" w:cs="Times New Roman"/>
      <w:b/>
      <w:bCs/>
      <w:sz w:val="20"/>
      <w:szCs w:val="20"/>
      <w:lang w:val="es-DO" w:eastAsia="es-DO"/>
    </w:rPr>
  </w:style>
  <w:style w:type="paragraph" w:styleId="NormalWeb">
    <w:name w:val="Normal (Web)"/>
    <w:basedOn w:val="Normal"/>
    <w:uiPriority w:val="99"/>
    <w:unhideWhenUsed/>
    <w:rsid w:val="0057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C309A"/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://3.bp.blogspot.com/_Uu58SQbLpI0/SsKccLjCxrI/AAAAAAAAAn8/nnfkgNW22sA/s320/1197121534321832681capellan2000_Escudo_Nacional_Dominicano.svg.hi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3.bp.blogspot.com/_Uu58SQbLpI0/SsKccLjCxrI/AAAAAAAAAn8/nnfkgNW22sA/s1600-h/1197121534321832681capellan2000_Escudo_Nacional_Dominicano.svg.hi.png" TargetMode="External"/><Relationship Id="rId6" Type="http://schemas.openxmlformats.org/officeDocument/2006/relationships/image" Target="media/image3.png"/><Relationship Id="rId5" Type="http://schemas.openxmlformats.org/officeDocument/2006/relationships/image" Target="http://img269.imageshack.us/img269/2711/facultadeconomagrandexbe.jpg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Manuel Moreno Cruz</dc:creator>
  <cp:keywords/>
  <dc:description/>
  <cp:lastModifiedBy>Cuenta Microsoft</cp:lastModifiedBy>
  <cp:revision>14</cp:revision>
  <dcterms:created xsi:type="dcterms:W3CDTF">2020-10-17T05:24:00Z</dcterms:created>
  <dcterms:modified xsi:type="dcterms:W3CDTF">2022-02-17T01:15:00Z</dcterms:modified>
</cp:coreProperties>
</file>