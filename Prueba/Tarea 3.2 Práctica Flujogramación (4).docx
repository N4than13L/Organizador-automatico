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78B21" w14:textId="77777777" w:rsidR="00AD3898" w:rsidRDefault="00AD3898" w:rsidP="00AD3898">
      <w:pPr>
        <w:pStyle w:val="Prrafodelista"/>
      </w:pPr>
    </w:p>
    <w:p w14:paraId="7C616D37" w14:textId="77777777" w:rsidR="005F0B0A" w:rsidRDefault="00FB35BA" w:rsidP="001401A4">
      <w:pPr>
        <w:spacing w:before="248"/>
        <w:ind w:left="142"/>
        <w:rPr>
          <w:rFonts w:ascii="Segoe UI" w:hAnsi="Segoe UI" w:cs="Segoe UI"/>
          <w:sz w:val="20"/>
        </w:rPr>
      </w:pPr>
      <w:r w:rsidRPr="004647C3">
        <w:rPr>
          <w:rFonts w:ascii="Segoe UI" w:hAnsi="Segoe UI" w:cs="Segoe UI"/>
          <w:i/>
          <w:noProof/>
          <w:lang w:val="es-DO" w:eastAsia="es-DO" w:bidi="ar-SA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31B52EF2" wp14:editId="0ED6C273">
                <wp:simplePos x="0" y="0"/>
                <wp:positionH relativeFrom="page">
                  <wp:posOffset>1062355</wp:posOffset>
                </wp:positionH>
                <wp:positionV relativeFrom="paragraph">
                  <wp:posOffset>600710</wp:posOffset>
                </wp:positionV>
                <wp:extent cx="4572000" cy="0"/>
                <wp:effectExtent l="0" t="0" r="19050" b="19050"/>
                <wp:wrapTopAndBottom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4F81B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74CECD" id="Line 2" o:spid="_x0000_s1026" style="position:absolute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83.65pt,47.3pt" to="443.65pt,4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" strokecolor="#4f81bc" strokeweight=".96pt">
                <w10:wrap type="topAndBottom" anchorx="page"/>
              </v:line>
            </w:pict>
          </mc:Fallback>
        </mc:AlternateContent>
      </w:r>
      <w:r w:rsidR="00E07598" w:rsidRPr="004647C3">
        <w:rPr>
          <w:rFonts w:ascii="Segoe UI" w:hAnsi="Segoe UI" w:cs="Segoe UI"/>
          <w:i/>
          <w:color w:val="17365D"/>
          <w:sz w:val="52"/>
        </w:rPr>
        <w:t xml:space="preserve">Práctica </w:t>
      </w:r>
      <w:r w:rsidR="001401A4">
        <w:rPr>
          <w:rFonts w:ascii="Segoe UI" w:hAnsi="Segoe UI" w:cs="Segoe UI"/>
          <w:i/>
          <w:color w:val="17365D"/>
          <w:sz w:val="52"/>
        </w:rPr>
        <w:t>de Flujogramación</w:t>
      </w:r>
    </w:p>
    <w:p w14:paraId="40A7DD54" w14:textId="77777777" w:rsidR="001401A4" w:rsidRDefault="001401A4">
      <w:pPr>
        <w:pStyle w:val="Textoindependiente"/>
        <w:rPr>
          <w:rFonts w:ascii="Segoe UI" w:hAnsi="Segoe UI" w:cs="Segoe UI"/>
          <w:sz w:val="20"/>
        </w:rPr>
      </w:pPr>
    </w:p>
    <w:p w14:paraId="02E2AD38" w14:textId="77777777" w:rsidR="001401A4" w:rsidRDefault="001401A4" w:rsidP="00C82146">
      <w:pPr>
        <w:pStyle w:val="Textoindependiente"/>
        <w:spacing w:line="360" w:lineRule="auto"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 xml:space="preserve">Tomando las simbologías utilizadas en el diagrama de flujo, </w:t>
      </w:r>
      <w:r w:rsidR="00C82146">
        <w:rPr>
          <w:rFonts w:ascii="Segoe UI" w:hAnsi="Segoe UI" w:cs="Segoe UI"/>
          <w:sz w:val="20"/>
        </w:rPr>
        <w:t xml:space="preserve">vamos a ser creativos y </w:t>
      </w:r>
      <w:r>
        <w:rPr>
          <w:rFonts w:ascii="Segoe UI" w:hAnsi="Segoe UI" w:cs="Segoe UI"/>
          <w:sz w:val="20"/>
        </w:rPr>
        <w:t>reali</w:t>
      </w:r>
      <w:r w:rsidR="00C82146">
        <w:rPr>
          <w:rFonts w:ascii="Segoe UI" w:hAnsi="Segoe UI" w:cs="Segoe UI"/>
          <w:sz w:val="20"/>
        </w:rPr>
        <w:t xml:space="preserve">cemos </w:t>
      </w:r>
      <w:r>
        <w:rPr>
          <w:rFonts w:ascii="Segoe UI" w:hAnsi="Segoe UI" w:cs="Segoe UI"/>
          <w:sz w:val="20"/>
        </w:rPr>
        <w:t xml:space="preserve">los siguientes </w:t>
      </w:r>
      <w:r w:rsidR="00C82146">
        <w:rPr>
          <w:rFonts w:ascii="Segoe UI" w:hAnsi="Segoe UI" w:cs="Segoe UI"/>
          <w:sz w:val="20"/>
        </w:rPr>
        <w:t>procesos:</w:t>
      </w:r>
    </w:p>
    <w:p w14:paraId="4D1BFEAE" w14:textId="77777777" w:rsidR="001401A4" w:rsidRPr="00DD4C52" w:rsidRDefault="001401A4" w:rsidP="00D90098">
      <w:pPr>
        <w:pStyle w:val="Prrafodelista"/>
        <w:rPr>
          <w:sz w:val="6"/>
        </w:rPr>
      </w:pPr>
    </w:p>
    <w:p w14:paraId="4606420A" w14:textId="77777777" w:rsidR="005F0B0A" w:rsidRPr="00700574" w:rsidRDefault="00C82146" w:rsidP="00D90098">
      <w:pPr>
        <w:pStyle w:val="Prrafodelista"/>
        <w:numPr>
          <w:ilvl w:val="0"/>
          <w:numId w:val="7"/>
        </w:numPr>
        <w:rPr>
          <w:rFonts w:ascii="Segoe UI" w:hAnsi="Segoe UI" w:cs="Segoe UI"/>
          <w:i/>
        </w:rPr>
      </w:pPr>
      <w:r w:rsidRPr="00700574">
        <w:rPr>
          <w:rFonts w:ascii="Segoe UI" w:hAnsi="Segoe UI" w:cs="Segoe UI"/>
          <w:i/>
        </w:rPr>
        <w:t>P</w:t>
      </w:r>
      <w:r w:rsidR="00D90098" w:rsidRPr="00700574">
        <w:rPr>
          <w:rFonts w:ascii="Segoe UI" w:hAnsi="Segoe UI" w:cs="Segoe UI"/>
          <w:i/>
        </w:rPr>
        <w:t>asos para realizar una compra de mercancías</w:t>
      </w:r>
    </w:p>
    <w:p w14:paraId="79204887" w14:textId="77777777" w:rsidR="00C82146" w:rsidRPr="00700574" w:rsidRDefault="00C82146" w:rsidP="00D90098">
      <w:pPr>
        <w:pStyle w:val="Prrafodelista"/>
        <w:numPr>
          <w:ilvl w:val="0"/>
          <w:numId w:val="7"/>
        </w:numPr>
        <w:rPr>
          <w:rFonts w:ascii="Segoe UI" w:hAnsi="Segoe UI" w:cs="Segoe UI"/>
          <w:i/>
        </w:rPr>
      </w:pPr>
      <w:r w:rsidRPr="00700574">
        <w:rPr>
          <w:rFonts w:ascii="Segoe UI" w:hAnsi="Segoe UI" w:cs="Segoe UI"/>
          <w:i/>
        </w:rPr>
        <w:t xml:space="preserve">Pasos para realizar </w:t>
      </w:r>
      <w:r w:rsidR="00D90098" w:rsidRPr="00700574">
        <w:rPr>
          <w:rFonts w:ascii="Segoe UI" w:hAnsi="Segoe UI" w:cs="Segoe UI"/>
          <w:i/>
        </w:rPr>
        <w:t xml:space="preserve">el proceso </w:t>
      </w:r>
      <w:r w:rsidRPr="00700574">
        <w:rPr>
          <w:rFonts w:ascii="Segoe UI" w:hAnsi="Segoe UI" w:cs="Segoe UI"/>
          <w:i/>
        </w:rPr>
        <w:t>ventas</w:t>
      </w:r>
      <w:r w:rsidR="00D90098" w:rsidRPr="00700574">
        <w:rPr>
          <w:rFonts w:ascii="Segoe UI" w:hAnsi="Segoe UI" w:cs="Segoe UI"/>
          <w:i/>
        </w:rPr>
        <w:t xml:space="preserve"> al contado</w:t>
      </w:r>
    </w:p>
    <w:p w14:paraId="668B6D82" w14:textId="77777777" w:rsidR="00D90098" w:rsidRPr="00700574" w:rsidRDefault="00D90098" w:rsidP="00D90098">
      <w:pPr>
        <w:pStyle w:val="Prrafodelista"/>
        <w:numPr>
          <w:ilvl w:val="0"/>
          <w:numId w:val="7"/>
        </w:numPr>
        <w:rPr>
          <w:rFonts w:ascii="Segoe UI" w:hAnsi="Segoe UI" w:cs="Segoe UI"/>
          <w:i/>
        </w:rPr>
      </w:pPr>
      <w:r w:rsidRPr="00700574">
        <w:rPr>
          <w:rFonts w:ascii="Segoe UI" w:hAnsi="Segoe UI" w:cs="Segoe UI"/>
          <w:i/>
        </w:rPr>
        <w:t>Pasos para realizar el proceso ventas al crédito</w:t>
      </w:r>
    </w:p>
    <w:p w14:paraId="0DF507D8" w14:textId="77777777" w:rsidR="00D90098" w:rsidRPr="00700574" w:rsidRDefault="00D90098" w:rsidP="00D90098">
      <w:pPr>
        <w:pStyle w:val="Prrafodelista"/>
        <w:numPr>
          <w:ilvl w:val="0"/>
          <w:numId w:val="7"/>
        </w:numPr>
        <w:rPr>
          <w:rFonts w:ascii="Segoe UI" w:hAnsi="Segoe UI" w:cs="Segoe UI"/>
          <w:i/>
        </w:rPr>
      </w:pPr>
      <w:r w:rsidRPr="00700574">
        <w:rPr>
          <w:rFonts w:ascii="Segoe UI" w:hAnsi="Segoe UI" w:cs="Segoe UI"/>
          <w:i/>
        </w:rPr>
        <w:t>Pasos para realizar el proceso de cuentas por Cobrar</w:t>
      </w:r>
    </w:p>
    <w:p w14:paraId="0C3AA75D" w14:textId="77777777" w:rsidR="00D90098" w:rsidRPr="00700574" w:rsidRDefault="00D90098" w:rsidP="00D90098">
      <w:pPr>
        <w:pStyle w:val="Prrafodelista"/>
        <w:numPr>
          <w:ilvl w:val="0"/>
          <w:numId w:val="7"/>
        </w:numPr>
        <w:rPr>
          <w:rFonts w:ascii="Segoe UI" w:hAnsi="Segoe UI" w:cs="Segoe UI"/>
          <w:i/>
        </w:rPr>
      </w:pPr>
      <w:r w:rsidRPr="00700574">
        <w:rPr>
          <w:rFonts w:ascii="Segoe UI" w:hAnsi="Segoe UI" w:cs="Segoe UI"/>
          <w:i/>
        </w:rPr>
        <w:t>Pasos para realizar el proceso de una Nómina</w:t>
      </w:r>
    </w:p>
    <w:p w14:paraId="41334F9C" w14:textId="77777777" w:rsidR="00D90098" w:rsidRPr="00700574" w:rsidRDefault="00D90098" w:rsidP="00D90098">
      <w:pPr>
        <w:pStyle w:val="Prrafodelista"/>
        <w:numPr>
          <w:ilvl w:val="0"/>
          <w:numId w:val="7"/>
        </w:numPr>
        <w:rPr>
          <w:rFonts w:ascii="Segoe UI" w:hAnsi="Segoe UI" w:cs="Segoe UI"/>
          <w:i/>
        </w:rPr>
      </w:pPr>
      <w:r w:rsidRPr="00700574">
        <w:rPr>
          <w:rFonts w:ascii="Segoe UI" w:hAnsi="Segoe UI" w:cs="Segoe UI"/>
          <w:i/>
        </w:rPr>
        <w:t>Pasos para realizar el proceso de Costos de ventas</w:t>
      </w:r>
    </w:p>
    <w:p w14:paraId="6881EFAF" w14:textId="77777777" w:rsidR="00C82146" w:rsidRPr="00700574" w:rsidRDefault="00C82146" w:rsidP="00D90098">
      <w:pPr>
        <w:pStyle w:val="Prrafodelista"/>
        <w:numPr>
          <w:ilvl w:val="0"/>
          <w:numId w:val="7"/>
        </w:numPr>
        <w:rPr>
          <w:rFonts w:ascii="Segoe UI" w:hAnsi="Segoe UI" w:cs="Segoe UI"/>
          <w:i/>
        </w:rPr>
      </w:pPr>
      <w:r w:rsidRPr="00700574">
        <w:rPr>
          <w:rFonts w:ascii="Segoe UI" w:hAnsi="Segoe UI" w:cs="Segoe UI"/>
          <w:i/>
        </w:rPr>
        <w:t xml:space="preserve">Pasos para realizar </w:t>
      </w:r>
      <w:r w:rsidR="00D90098" w:rsidRPr="00700574">
        <w:rPr>
          <w:rFonts w:ascii="Segoe UI" w:hAnsi="Segoe UI" w:cs="Segoe UI"/>
          <w:i/>
        </w:rPr>
        <w:t>el proceso</w:t>
      </w:r>
      <w:r w:rsidRPr="00700574">
        <w:rPr>
          <w:rFonts w:ascii="Segoe UI" w:hAnsi="Segoe UI" w:cs="Segoe UI"/>
          <w:i/>
        </w:rPr>
        <w:t xml:space="preserve"> </w:t>
      </w:r>
      <w:r w:rsidR="00D90098" w:rsidRPr="00700574">
        <w:rPr>
          <w:rFonts w:ascii="Segoe UI" w:hAnsi="Segoe UI" w:cs="Segoe UI"/>
          <w:i/>
        </w:rPr>
        <w:t>de d</w:t>
      </w:r>
      <w:r w:rsidRPr="00700574">
        <w:rPr>
          <w:rFonts w:ascii="Segoe UI" w:hAnsi="Segoe UI" w:cs="Segoe UI"/>
          <w:i/>
        </w:rPr>
        <w:t>espacho de mercancías / Inventarios</w:t>
      </w:r>
    </w:p>
    <w:p w14:paraId="5BD4E883" w14:textId="77777777" w:rsidR="00C82146" w:rsidRPr="00700574" w:rsidRDefault="00C82146" w:rsidP="00D90098">
      <w:pPr>
        <w:pStyle w:val="Prrafodelista"/>
        <w:numPr>
          <w:ilvl w:val="0"/>
          <w:numId w:val="7"/>
        </w:numPr>
        <w:rPr>
          <w:rFonts w:ascii="Segoe UI" w:hAnsi="Segoe UI" w:cs="Segoe UI"/>
          <w:i/>
        </w:rPr>
      </w:pPr>
      <w:r w:rsidRPr="00700574">
        <w:rPr>
          <w:rFonts w:ascii="Segoe UI" w:hAnsi="Segoe UI" w:cs="Segoe UI"/>
          <w:i/>
        </w:rPr>
        <w:t xml:space="preserve">Pasos para realizar </w:t>
      </w:r>
      <w:r w:rsidR="00D90098" w:rsidRPr="00700574">
        <w:rPr>
          <w:rFonts w:ascii="Segoe UI" w:hAnsi="Segoe UI" w:cs="Segoe UI"/>
          <w:i/>
        </w:rPr>
        <w:t xml:space="preserve">el proceso de un </w:t>
      </w:r>
      <w:r w:rsidRPr="00700574">
        <w:rPr>
          <w:rFonts w:ascii="Segoe UI" w:hAnsi="Segoe UI" w:cs="Segoe UI"/>
          <w:i/>
        </w:rPr>
        <w:t>desembolso de efectivo</w:t>
      </w:r>
    </w:p>
    <w:p w14:paraId="11E8BE90" w14:textId="77777777" w:rsidR="00C82146" w:rsidRPr="00FA68CD" w:rsidRDefault="00FA68CD" w:rsidP="00FA68CD">
      <w:pPr>
        <w:shd w:val="clear" w:color="auto" w:fill="FFFFFF"/>
        <w:spacing w:before="100" w:beforeAutospacing="1" w:after="100" w:afterAutospacing="1"/>
        <w:jc w:val="both"/>
        <w:outlineLvl w:val="1"/>
        <w:rPr>
          <w:sz w:val="24"/>
          <w:szCs w:val="24"/>
          <w:lang w:eastAsia="es-DO"/>
        </w:rPr>
      </w:pPr>
      <w:r>
        <w:rPr>
          <w:sz w:val="24"/>
          <w:szCs w:val="24"/>
          <w:lang w:eastAsia="es-DO"/>
        </w:rPr>
        <w:t xml:space="preserve">Vamos a utilizar algunos de los </w:t>
      </w:r>
      <w:r w:rsidRPr="00FA68CD">
        <w:rPr>
          <w:sz w:val="24"/>
          <w:szCs w:val="24"/>
          <w:lang w:eastAsia="es-DO"/>
        </w:rPr>
        <w:t>símbolos de diagrama de flujo de procesos – Flujograma</w:t>
      </w:r>
    </w:p>
    <w:tbl>
      <w:tblPr>
        <w:tblStyle w:val="Tablaconcuadrcula"/>
        <w:tblW w:w="9129" w:type="dxa"/>
        <w:jc w:val="center"/>
        <w:tblLook w:val="04A0" w:firstRow="1" w:lastRow="0" w:firstColumn="1" w:lastColumn="0" w:noHBand="0" w:noVBand="1"/>
      </w:tblPr>
      <w:tblGrid>
        <w:gridCol w:w="1856"/>
        <w:gridCol w:w="1634"/>
        <w:gridCol w:w="5639"/>
      </w:tblGrid>
      <w:tr w:rsidR="00C82146" w:rsidRPr="00DC6FC1" w14:paraId="2BE66E85" w14:textId="77777777" w:rsidTr="002232F9">
        <w:trPr>
          <w:trHeight w:val="680"/>
          <w:jc w:val="center"/>
        </w:trPr>
        <w:tc>
          <w:tcPr>
            <w:tcW w:w="1856" w:type="dxa"/>
            <w:vAlign w:val="center"/>
          </w:tcPr>
          <w:p w14:paraId="28E34D0A" w14:textId="77777777" w:rsidR="00C82146" w:rsidRPr="00DC6FC1" w:rsidRDefault="00C82146" w:rsidP="002232F9">
            <w:pPr>
              <w:spacing w:before="100" w:beforeAutospacing="1" w:after="100" w:afterAutospacing="1"/>
              <w:jc w:val="center"/>
              <w:rPr>
                <w:b/>
                <w:sz w:val="24"/>
                <w:szCs w:val="24"/>
                <w:lang w:eastAsia="es-DO"/>
              </w:rPr>
            </w:pPr>
            <w:r w:rsidRPr="00DC6FC1">
              <w:rPr>
                <w:b/>
                <w:sz w:val="24"/>
                <w:szCs w:val="24"/>
                <w:lang w:eastAsia="es-DO"/>
              </w:rPr>
              <w:t>Nombre</w:t>
            </w:r>
          </w:p>
        </w:tc>
        <w:tc>
          <w:tcPr>
            <w:tcW w:w="1634" w:type="dxa"/>
            <w:vAlign w:val="center"/>
          </w:tcPr>
          <w:p w14:paraId="330F5159" w14:textId="77777777" w:rsidR="00C82146" w:rsidRPr="00DC6FC1" w:rsidRDefault="00C82146" w:rsidP="002232F9">
            <w:pPr>
              <w:spacing w:before="100" w:beforeAutospacing="1" w:after="100" w:afterAutospacing="1"/>
              <w:jc w:val="center"/>
              <w:rPr>
                <w:b/>
                <w:sz w:val="24"/>
                <w:szCs w:val="24"/>
                <w:lang w:eastAsia="es-DO"/>
              </w:rPr>
            </w:pPr>
            <w:r w:rsidRPr="00DC6FC1">
              <w:rPr>
                <w:b/>
                <w:sz w:val="24"/>
                <w:szCs w:val="24"/>
                <w:lang w:eastAsia="es-DO"/>
              </w:rPr>
              <w:t>Simbología</w:t>
            </w:r>
          </w:p>
        </w:tc>
        <w:tc>
          <w:tcPr>
            <w:tcW w:w="5639" w:type="dxa"/>
            <w:vAlign w:val="center"/>
          </w:tcPr>
          <w:p w14:paraId="6DB09F91" w14:textId="77777777" w:rsidR="00C82146" w:rsidRPr="00DC6FC1" w:rsidRDefault="00C82146" w:rsidP="002232F9">
            <w:pPr>
              <w:spacing w:before="100" w:beforeAutospacing="1" w:after="100" w:afterAutospacing="1"/>
              <w:jc w:val="center"/>
              <w:rPr>
                <w:b/>
                <w:sz w:val="24"/>
                <w:szCs w:val="24"/>
                <w:lang w:eastAsia="es-DO"/>
              </w:rPr>
            </w:pPr>
            <w:r w:rsidRPr="00DC6FC1">
              <w:rPr>
                <w:b/>
                <w:sz w:val="24"/>
                <w:szCs w:val="24"/>
                <w:lang w:eastAsia="es-DO"/>
              </w:rPr>
              <w:t>Descripción</w:t>
            </w:r>
          </w:p>
        </w:tc>
      </w:tr>
      <w:tr w:rsidR="00C82146" w:rsidRPr="00DC6FC1" w14:paraId="3092C43A" w14:textId="77777777" w:rsidTr="002232F9">
        <w:trPr>
          <w:trHeight w:val="680"/>
          <w:jc w:val="center"/>
        </w:trPr>
        <w:tc>
          <w:tcPr>
            <w:tcW w:w="1856" w:type="dxa"/>
            <w:vAlign w:val="center"/>
          </w:tcPr>
          <w:p w14:paraId="422AAD12" w14:textId="77777777" w:rsidR="00C82146" w:rsidRPr="00DC6FC1" w:rsidRDefault="00C82146" w:rsidP="002232F9">
            <w:pPr>
              <w:spacing w:before="100" w:beforeAutospacing="1" w:after="100" w:afterAutospacing="1"/>
              <w:rPr>
                <w:noProof/>
                <w:sz w:val="24"/>
                <w:szCs w:val="24"/>
                <w:lang w:eastAsia="es-DO"/>
              </w:rPr>
            </w:pPr>
            <w:r w:rsidRPr="00DC6FC1">
              <w:rPr>
                <w:sz w:val="24"/>
                <w:szCs w:val="24"/>
                <w:lang w:eastAsia="es-DO"/>
              </w:rPr>
              <w:t>C</w:t>
            </w:r>
            <w:r w:rsidRPr="005F1830">
              <w:rPr>
                <w:sz w:val="24"/>
                <w:szCs w:val="24"/>
                <w:lang w:eastAsia="es-DO"/>
              </w:rPr>
              <w:t>onexión</w:t>
            </w:r>
          </w:p>
        </w:tc>
        <w:tc>
          <w:tcPr>
            <w:tcW w:w="1634" w:type="dxa"/>
            <w:vAlign w:val="center"/>
          </w:tcPr>
          <w:p w14:paraId="7A3E73B0" w14:textId="77777777" w:rsidR="00C82146" w:rsidRPr="00DC6FC1" w:rsidRDefault="00C82146" w:rsidP="002232F9">
            <w:pPr>
              <w:spacing w:before="100" w:beforeAutospacing="1" w:after="100" w:afterAutospacing="1"/>
              <w:jc w:val="center"/>
              <w:rPr>
                <w:sz w:val="24"/>
                <w:szCs w:val="24"/>
                <w:lang w:eastAsia="es-DO"/>
              </w:rPr>
            </w:pPr>
            <w:r w:rsidRPr="00DC6FC1">
              <w:rPr>
                <w:noProof/>
                <w:sz w:val="24"/>
                <w:szCs w:val="24"/>
                <w:lang w:val="es-DO" w:eastAsia="es-DO" w:bidi="ar-SA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5FEE62A8" wp14:editId="574BBFAA">
                      <wp:simplePos x="0" y="0"/>
                      <wp:positionH relativeFrom="column">
                        <wp:posOffset>105410</wp:posOffset>
                      </wp:positionH>
                      <wp:positionV relativeFrom="paragraph">
                        <wp:posOffset>50165</wp:posOffset>
                      </wp:positionV>
                      <wp:extent cx="719455" cy="179705"/>
                      <wp:effectExtent l="0" t="19050" r="42545" b="29845"/>
                      <wp:wrapNone/>
                      <wp:docPr id="26" name="Flecha derecha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9455" cy="179705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C0AC388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Flecha derecha 26" o:spid="_x0000_s1026" type="#_x0000_t13" style="position:absolute;margin-left:8.3pt;margin-top:3.95pt;width:56.65pt;height:14.1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" adj="18902" fillcolor="#4f81bd [3204]" strokecolor="#243f60 [1604]" strokeweight="2pt"/>
                  </w:pict>
                </mc:Fallback>
              </mc:AlternateContent>
            </w:r>
          </w:p>
        </w:tc>
        <w:tc>
          <w:tcPr>
            <w:tcW w:w="5639" w:type="dxa"/>
            <w:vAlign w:val="center"/>
          </w:tcPr>
          <w:p w14:paraId="48E91335" w14:textId="77777777" w:rsidR="00C82146" w:rsidRPr="00DC6FC1" w:rsidRDefault="00C82146" w:rsidP="002232F9">
            <w:pPr>
              <w:shd w:val="clear" w:color="auto" w:fill="FFFFFF"/>
              <w:spacing w:before="100" w:beforeAutospacing="1" w:after="100" w:afterAutospacing="1"/>
              <w:jc w:val="both"/>
              <w:rPr>
                <w:szCs w:val="24"/>
                <w:lang w:eastAsia="es-DO"/>
              </w:rPr>
            </w:pPr>
            <w:r w:rsidRPr="00DC6FC1">
              <w:rPr>
                <w:szCs w:val="24"/>
                <w:lang w:eastAsia="es-DO"/>
              </w:rPr>
              <w:t>Utilizada</w:t>
            </w:r>
            <w:r w:rsidRPr="005F1830">
              <w:rPr>
                <w:szCs w:val="24"/>
                <w:lang w:eastAsia="es-DO"/>
              </w:rPr>
              <w:t xml:space="preserve"> para indicar una interconexión entre otros dos símbolos, y la dirección del flujo.</w:t>
            </w:r>
          </w:p>
        </w:tc>
      </w:tr>
      <w:tr w:rsidR="00C82146" w:rsidRPr="00DC6FC1" w14:paraId="20CAF397" w14:textId="77777777" w:rsidTr="002232F9">
        <w:trPr>
          <w:trHeight w:val="680"/>
          <w:jc w:val="center"/>
        </w:trPr>
        <w:tc>
          <w:tcPr>
            <w:tcW w:w="1856" w:type="dxa"/>
            <w:vAlign w:val="center"/>
          </w:tcPr>
          <w:p w14:paraId="097EB519" w14:textId="77777777" w:rsidR="00C82146" w:rsidRPr="00DC6FC1" w:rsidRDefault="00C82146" w:rsidP="002232F9">
            <w:pPr>
              <w:spacing w:before="100" w:beforeAutospacing="1" w:after="100" w:afterAutospacing="1"/>
              <w:rPr>
                <w:sz w:val="24"/>
                <w:szCs w:val="24"/>
                <w:lang w:eastAsia="es-DO"/>
              </w:rPr>
            </w:pPr>
            <w:r w:rsidRPr="005F1830">
              <w:rPr>
                <w:sz w:val="24"/>
                <w:szCs w:val="24"/>
                <w:lang w:eastAsia="es-DO"/>
              </w:rPr>
              <w:t>Terminación</w:t>
            </w:r>
          </w:p>
        </w:tc>
        <w:tc>
          <w:tcPr>
            <w:tcW w:w="1634" w:type="dxa"/>
            <w:vAlign w:val="center"/>
          </w:tcPr>
          <w:p w14:paraId="5CF63342" w14:textId="77777777" w:rsidR="00C82146" w:rsidRPr="00DC6FC1" w:rsidRDefault="00C82146" w:rsidP="002232F9">
            <w:pPr>
              <w:spacing w:before="100" w:beforeAutospacing="1" w:after="100" w:afterAutospacing="1"/>
              <w:jc w:val="center"/>
              <w:rPr>
                <w:sz w:val="24"/>
                <w:szCs w:val="24"/>
                <w:lang w:eastAsia="es-DO"/>
              </w:rPr>
            </w:pPr>
            <w:r w:rsidRPr="00DC6FC1">
              <w:rPr>
                <w:noProof/>
                <w:sz w:val="24"/>
                <w:szCs w:val="24"/>
                <w:lang w:val="es-DO" w:eastAsia="es-DO" w:bidi="ar-SA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1004C789" wp14:editId="22678007">
                      <wp:simplePos x="0" y="0"/>
                      <wp:positionH relativeFrom="column">
                        <wp:posOffset>86995</wp:posOffset>
                      </wp:positionH>
                      <wp:positionV relativeFrom="paragraph">
                        <wp:posOffset>13970</wp:posOffset>
                      </wp:positionV>
                      <wp:extent cx="719455" cy="270510"/>
                      <wp:effectExtent l="0" t="0" r="23495" b="15240"/>
                      <wp:wrapNone/>
                      <wp:docPr id="27" name="Terminad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9455" cy="270510"/>
                              </a:xfrm>
                              <a:prstGeom prst="flowChartTermina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186F8ED" id="_x0000_t116" coordsize="21600,21600" o:spt="116" path="m3475,qx,10800,3475,21600l18125,21600qx21600,10800,18125,xe">
                      <v:stroke joinstyle="miter"/>
                      <v:path gradientshapeok="t" o:connecttype="rect" textboxrect="1018,3163,20582,18437"/>
                    </v:shapetype>
                    <v:shape id="Terminador 27" o:spid="_x0000_s1026" type="#_x0000_t116" style="position:absolute;margin-left:6.85pt;margin-top:1.1pt;width:56.65pt;height:21.3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" fillcolor="#4f81bd [3204]" strokecolor="#243f60 [1604]" strokeweight="2pt"/>
                  </w:pict>
                </mc:Fallback>
              </mc:AlternateContent>
            </w:r>
          </w:p>
        </w:tc>
        <w:tc>
          <w:tcPr>
            <w:tcW w:w="5639" w:type="dxa"/>
            <w:vAlign w:val="center"/>
          </w:tcPr>
          <w:p w14:paraId="6C194723" w14:textId="77777777" w:rsidR="00C82146" w:rsidRPr="00DC6FC1" w:rsidRDefault="00C82146" w:rsidP="002232F9">
            <w:pPr>
              <w:shd w:val="clear" w:color="auto" w:fill="FFFFFF"/>
              <w:spacing w:before="100" w:beforeAutospacing="1" w:after="100" w:afterAutospacing="1"/>
              <w:jc w:val="both"/>
              <w:rPr>
                <w:szCs w:val="24"/>
                <w:lang w:eastAsia="es-DO"/>
              </w:rPr>
            </w:pPr>
            <w:r w:rsidRPr="00DC6FC1">
              <w:rPr>
                <w:bCs/>
                <w:szCs w:val="24"/>
                <w:lang w:eastAsia="es-DO"/>
              </w:rPr>
              <w:t>Indica el comienzo o el final de un flujo en el diagrama de procesos.</w:t>
            </w:r>
          </w:p>
        </w:tc>
      </w:tr>
      <w:tr w:rsidR="00C82146" w:rsidRPr="00DC6FC1" w14:paraId="1E0690CC" w14:textId="77777777" w:rsidTr="002232F9">
        <w:trPr>
          <w:trHeight w:val="680"/>
          <w:jc w:val="center"/>
        </w:trPr>
        <w:tc>
          <w:tcPr>
            <w:tcW w:w="1856" w:type="dxa"/>
            <w:vAlign w:val="center"/>
          </w:tcPr>
          <w:p w14:paraId="24EFB4A9" w14:textId="77777777" w:rsidR="00C82146" w:rsidRPr="00DC6FC1" w:rsidRDefault="00C82146" w:rsidP="002232F9">
            <w:pPr>
              <w:spacing w:before="100" w:beforeAutospacing="1" w:after="100" w:afterAutospacing="1"/>
              <w:rPr>
                <w:sz w:val="24"/>
                <w:szCs w:val="24"/>
                <w:lang w:eastAsia="es-DO"/>
              </w:rPr>
            </w:pPr>
            <w:r w:rsidRPr="005F1830">
              <w:rPr>
                <w:sz w:val="24"/>
                <w:szCs w:val="24"/>
                <w:lang w:eastAsia="es-DO"/>
              </w:rPr>
              <w:t>Proceso</w:t>
            </w:r>
          </w:p>
        </w:tc>
        <w:tc>
          <w:tcPr>
            <w:tcW w:w="1634" w:type="dxa"/>
            <w:vAlign w:val="center"/>
          </w:tcPr>
          <w:p w14:paraId="1AF271D7" w14:textId="77777777" w:rsidR="00C82146" w:rsidRPr="00DC6FC1" w:rsidRDefault="00C82146" w:rsidP="002232F9">
            <w:pPr>
              <w:spacing w:before="100" w:beforeAutospacing="1" w:after="100" w:afterAutospacing="1"/>
              <w:jc w:val="center"/>
              <w:rPr>
                <w:sz w:val="24"/>
                <w:szCs w:val="24"/>
                <w:lang w:eastAsia="es-DO"/>
              </w:rPr>
            </w:pPr>
            <w:r w:rsidRPr="00DC6FC1">
              <w:rPr>
                <w:noProof/>
                <w:sz w:val="24"/>
                <w:szCs w:val="24"/>
                <w:lang w:val="es-DO" w:eastAsia="es-DO" w:bidi="ar-SA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77A75B4A" wp14:editId="6A662269">
                      <wp:simplePos x="0" y="0"/>
                      <wp:positionH relativeFrom="column">
                        <wp:posOffset>94615</wp:posOffset>
                      </wp:positionH>
                      <wp:positionV relativeFrom="paragraph">
                        <wp:posOffset>13970</wp:posOffset>
                      </wp:positionV>
                      <wp:extent cx="719455" cy="240030"/>
                      <wp:effectExtent l="0" t="0" r="23495" b="26670"/>
                      <wp:wrapNone/>
                      <wp:docPr id="28" name="Rectángulo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9455" cy="24003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02AE37" id="Rectángulo 28" o:spid="_x0000_s1026" style="position:absolute;margin-left:7.45pt;margin-top:1.1pt;width:56.65pt;height:18.9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" fillcolor="#4f81bd [3204]" strokecolor="#243f60 [1604]" strokeweight="2pt"/>
                  </w:pict>
                </mc:Fallback>
              </mc:AlternateContent>
            </w:r>
          </w:p>
        </w:tc>
        <w:tc>
          <w:tcPr>
            <w:tcW w:w="5639" w:type="dxa"/>
            <w:vAlign w:val="center"/>
          </w:tcPr>
          <w:p w14:paraId="620612A8" w14:textId="77777777" w:rsidR="00C82146" w:rsidRPr="00DC6FC1" w:rsidRDefault="00C82146" w:rsidP="002232F9">
            <w:pPr>
              <w:spacing w:before="100" w:beforeAutospacing="1" w:after="100" w:afterAutospacing="1"/>
              <w:jc w:val="both"/>
              <w:rPr>
                <w:szCs w:val="24"/>
                <w:lang w:eastAsia="es-DO"/>
              </w:rPr>
            </w:pPr>
            <w:r w:rsidRPr="00DC6FC1">
              <w:rPr>
                <w:bCs/>
                <w:szCs w:val="24"/>
                <w:lang w:eastAsia="es-DO"/>
              </w:rPr>
              <w:t>Indica un determinado proceso y sus funciones y actividades.</w:t>
            </w:r>
          </w:p>
        </w:tc>
      </w:tr>
      <w:tr w:rsidR="00C82146" w:rsidRPr="00DC6FC1" w14:paraId="34B97663" w14:textId="77777777" w:rsidTr="002232F9">
        <w:trPr>
          <w:trHeight w:val="680"/>
          <w:jc w:val="center"/>
        </w:trPr>
        <w:tc>
          <w:tcPr>
            <w:tcW w:w="1856" w:type="dxa"/>
            <w:vAlign w:val="center"/>
          </w:tcPr>
          <w:p w14:paraId="7CEDACCF" w14:textId="77777777" w:rsidR="00C82146" w:rsidRPr="00DC6FC1" w:rsidRDefault="00C82146" w:rsidP="002232F9">
            <w:pPr>
              <w:spacing w:before="100" w:beforeAutospacing="1" w:after="100" w:afterAutospacing="1"/>
              <w:rPr>
                <w:sz w:val="24"/>
                <w:szCs w:val="24"/>
                <w:lang w:eastAsia="es-DO"/>
              </w:rPr>
            </w:pPr>
            <w:r w:rsidRPr="005F1830">
              <w:rPr>
                <w:sz w:val="24"/>
                <w:szCs w:val="24"/>
                <w:lang w:eastAsia="es-DO"/>
              </w:rPr>
              <w:t>Decisión</w:t>
            </w:r>
          </w:p>
        </w:tc>
        <w:tc>
          <w:tcPr>
            <w:tcW w:w="1634" w:type="dxa"/>
            <w:vAlign w:val="center"/>
          </w:tcPr>
          <w:p w14:paraId="450B8513" w14:textId="77777777" w:rsidR="00C82146" w:rsidRPr="00DC6FC1" w:rsidRDefault="00C82146" w:rsidP="002232F9">
            <w:pPr>
              <w:spacing w:before="100" w:beforeAutospacing="1" w:after="100" w:afterAutospacing="1"/>
              <w:jc w:val="center"/>
              <w:rPr>
                <w:sz w:val="24"/>
                <w:szCs w:val="24"/>
                <w:lang w:eastAsia="es-DO"/>
              </w:rPr>
            </w:pPr>
            <w:r w:rsidRPr="00DC6FC1">
              <w:rPr>
                <w:noProof/>
                <w:sz w:val="24"/>
                <w:szCs w:val="24"/>
                <w:lang w:val="es-DO" w:eastAsia="es-DO" w:bidi="ar-SA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6B431226" wp14:editId="071C2D40">
                      <wp:simplePos x="0" y="0"/>
                      <wp:positionH relativeFrom="column">
                        <wp:posOffset>102235</wp:posOffset>
                      </wp:positionH>
                      <wp:positionV relativeFrom="paragraph">
                        <wp:posOffset>15875</wp:posOffset>
                      </wp:positionV>
                      <wp:extent cx="719455" cy="335280"/>
                      <wp:effectExtent l="0" t="0" r="23495" b="26670"/>
                      <wp:wrapNone/>
                      <wp:docPr id="29" name="Decisión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9455" cy="335280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8E0A4DE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Decisión 29" o:spid="_x0000_s1026" type="#_x0000_t110" style="position:absolute;margin-left:8.05pt;margin-top:1.25pt;width:56.65pt;height:26.4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" fillcolor="#4f81bd [3204]" strokecolor="#243f60 [1604]" strokeweight="2pt"/>
                  </w:pict>
                </mc:Fallback>
              </mc:AlternateContent>
            </w:r>
          </w:p>
        </w:tc>
        <w:tc>
          <w:tcPr>
            <w:tcW w:w="5639" w:type="dxa"/>
            <w:vAlign w:val="center"/>
          </w:tcPr>
          <w:p w14:paraId="65FCF7C0" w14:textId="77777777" w:rsidR="00C82146" w:rsidRPr="00DC6FC1" w:rsidRDefault="00C82146" w:rsidP="002232F9">
            <w:pPr>
              <w:shd w:val="clear" w:color="auto" w:fill="FFFFFF"/>
              <w:spacing w:before="100" w:beforeAutospacing="1" w:after="100" w:afterAutospacing="1"/>
              <w:jc w:val="both"/>
              <w:rPr>
                <w:szCs w:val="24"/>
                <w:lang w:eastAsia="es-DO"/>
              </w:rPr>
            </w:pPr>
            <w:r w:rsidRPr="00DC6FC1">
              <w:rPr>
                <w:bCs/>
                <w:szCs w:val="24"/>
                <w:lang w:eastAsia="es-DO"/>
              </w:rPr>
              <w:t>Esto demuestra que se debe tomar una decisión y que el flujo del proceso va a seguir cierta dirección según esta decisión.</w:t>
            </w:r>
          </w:p>
        </w:tc>
      </w:tr>
      <w:tr w:rsidR="00C82146" w:rsidRPr="00DC6FC1" w14:paraId="209222F3" w14:textId="77777777" w:rsidTr="002232F9">
        <w:trPr>
          <w:trHeight w:val="680"/>
          <w:jc w:val="center"/>
        </w:trPr>
        <w:tc>
          <w:tcPr>
            <w:tcW w:w="1856" w:type="dxa"/>
            <w:vAlign w:val="center"/>
          </w:tcPr>
          <w:p w14:paraId="49FF948C" w14:textId="77777777" w:rsidR="00C82146" w:rsidRPr="00DC6FC1" w:rsidRDefault="00C82146" w:rsidP="002232F9">
            <w:pPr>
              <w:spacing w:before="100" w:beforeAutospacing="1" w:after="100" w:afterAutospacing="1"/>
              <w:rPr>
                <w:sz w:val="24"/>
                <w:szCs w:val="24"/>
                <w:lang w:eastAsia="es-DO"/>
              </w:rPr>
            </w:pPr>
            <w:r w:rsidRPr="005F1830">
              <w:rPr>
                <w:sz w:val="24"/>
                <w:szCs w:val="24"/>
                <w:lang w:eastAsia="es-DO"/>
              </w:rPr>
              <w:t>Retardo</w:t>
            </w:r>
          </w:p>
        </w:tc>
        <w:tc>
          <w:tcPr>
            <w:tcW w:w="1634" w:type="dxa"/>
            <w:vAlign w:val="center"/>
          </w:tcPr>
          <w:p w14:paraId="6CF29DDE" w14:textId="77777777" w:rsidR="00C82146" w:rsidRPr="00DC6FC1" w:rsidRDefault="00C82146" w:rsidP="002232F9">
            <w:pPr>
              <w:spacing w:before="100" w:beforeAutospacing="1" w:after="100" w:afterAutospacing="1"/>
              <w:jc w:val="center"/>
              <w:rPr>
                <w:noProof/>
                <w:sz w:val="24"/>
                <w:szCs w:val="24"/>
                <w:lang w:eastAsia="es-DO"/>
              </w:rPr>
            </w:pPr>
            <w:r w:rsidRPr="00DC6FC1">
              <w:rPr>
                <w:noProof/>
                <w:sz w:val="24"/>
                <w:szCs w:val="24"/>
                <w:lang w:val="es-DO" w:eastAsia="es-DO" w:bidi="ar-SA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5F00A406" wp14:editId="36A167BA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10795</wp:posOffset>
                      </wp:positionV>
                      <wp:extent cx="719455" cy="251460"/>
                      <wp:effectExtent l="0" t="0" r="23495" b="15240"/>
                      <wp:wrapNone/>
                      <wp:docPr id="35" name="Retraso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9455" cy="251460"/>
                              </a:xfrm>
                              <a:prstGeom prst="flowChartDela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3386CF5" id="_x0000_t135" coordsize="21600,21600" o:spt="135" path="m10800,qx21600,10800,10800,21600l,21600,,xe">
                      <v:stroke joinstyle="miter"/>
                      <v:path gradientshapeok="t" o:connecttype="rect" textboxrect="0,3163,18437,18437"/>
                    </v:shapetype>
                    <v:shape id="Retraso 35" o:spid="_x0000_s1026" type="#_x0000_t135" style="position:absolute;margin-left:8.6pt;margin-top:.85pt;width:56.65pt;height:19.8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" fillcolor="#4f81bd [3204]" strokecolor="#243f60 [1604]" strokeweight="2pt"/>
                  </w:pict>
                </mc:Fallback>
              </mc:AlternateContent>
            </w:r>
          </w:p>
        </w:tc>
        <w:tc>
          <w:tcPr>
            <w:tcW w:w="5639" w:type="dxa"/>
            <w:vAlign w:val="center"/>
          </w:tcPr>
          <w:p w14:paraId="329F33C7" w14:textId="77777777" w:rsidR="00C82146" w:rsidRPr="00DC6FC1" w:rsidRDefault="00C82146" w:rsidP="002232F9">
            <w:pPr>
              <w:shd w:val="clear" w:color="auto" w:fill="FFFFFF"/>
              <w:spacing w:before="100" w:beforeAutospacing="1" w:after="100" w:afterAutospacing="1"/>
              <w:jc w:val="both"/>
              <w:rPr>
                <w:bCs/>
                <w:szCs w:val="24"/>
                <w:lang w:eastAsia="es-DO"/>
              </w:rPr>
            </w:pPr>
            <w:r w:rsidRPr="00DC6FC1">
              <w:rPr>
                <w:bCs/>
                <w:szCs w:val="24"/>
                <w:lang w:eastAsia="es-DO"/>
              </w:rPr>
              <w:t>Significa que pasará un tiempo antes de que el flujo del proceso continúe.</w:t>
            </w:r>
          </w:p>
        </w:tc>
      </w:tr>
      <w:tr w:rsidR="00C82146" w:rsidRPr="00DC6FC1" w14:paraId="17CD03C1" w14:textId="77777777" w:rsidTr="002232F9">
        <w:trPr>
          <w:trHeight w:val="680"/>
          <w:jc w:val="center"/>
        </w:trPr>
        <w:tc>
          <w:tcPr>
            <w:tcW w:w="1856" w:type="dxa"/>
            <w:vAlign w:val="center"/>
          </w:tcPr>
          <w:p w14:paraId="21538CF6" w14:textId="77777777" w:rsidR="00C82146" w:rsidRPr="00DC6FC1" w:rsidRDefault="00C82146" w:rsidP="002232F9">
            <w:pPr>
              <w:spacing w:before="100" w:beforeAutospacing="1" w:after="100" w:afterAutospacing="1"/>
              <w:rPr>
                <w:sz w:val="24"/>
                <w:szCs w:val="24"/>
                <w:lang w:eastAsia="es-DO"/>
              </w:rPr>
            </w:pPr>
            <w:r w:rsidRPr="005F1830">
              <w:rPr>
                <w:sz w:val="24"/>
                <w:szCs w:val="24"/>
                <w:lang w:eastAsia="es-DO"/>
              </w:rPr>
              <w:t>Datos</w:t>
            </w:r>
          </w:p>
        </w:tc>
        <w:tc>
          <w:tcPr>
            <w:tcW w:w="1634" w:type="dxa"/>
            <w:vAlign w:val="center"/>
          </w:tcPr>
          <w:p w14:paraId="1D537430" w14:textId="77777777" w:rsidR="00C82146" w:rsidRPr="00DC6FC1" w:rsidRDefault="00C82146" w:rsidP="002232F9">
            <w:pPr>
              <w:spacing w:before="100" w:beforeAutospacing="1" w:after="100" w:afterAutospacing="1"/>
              <w:jc w:val="center"/>
              <w:rPr>
                <w:noProof/>
                <w:sz w:val="24"/>
                <w:szCs w:val="24"/>
                <w:lang w:eastAsia="es-DO"/>
              </w:rPr>
            </w:pPr>
            <w:r w:rsidRPr="00DC6FC1">
              <w:rPr>
                <w:noProof/>
                <w:sz w:val="24"/>
                <w:szCs w:val="24"/>
                <w:lang w:val="es-DO" w:eastAsia="es-DO" w:bidi="ar-SA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69151379" wp14:editId="6898FF0B">
                      <wp:simplePos x="0" y="0"/>
                      <wp:positionH relativeFrom="column">
                        <wp:posOffset>118745</wp:posOffset>
                      </wp:positionH>
                      <wp:positionV relativeFrom="paragraph">
                        <wp:posOffset>-1905</wp:posOffset>
                      </wp:positionV>
                      <wp:extent cx="719455" cy="287655"/>
                      <wp:effectExtent l="0" t="0" r="23495" b="17145"/>
                      <wp:wrapNone/>
                      <wp:docPr id="36" name="Datos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9455" cy="287655"/>
                              </a:xfrm>
                              <a:prstGeom prst="flowChartInputOutpu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8FB8965" id="_x0000_t111" coordsize="21600,21600" o:spt="111" path="m4321,l21600,,17204,21600,,21600xe">
                      <v:stroke joinstyle="miter"/>
                      <v:path gradientshapeok="t" o:connecttype="custom" o:connectlocs="12961,0;10800,0;2161,10800;8602,21600;10800,21600;19402,10800" textboxrect="4321,0,17204,21600"/>
                    </v:shapetype>
                    <v:shape id="Datos 36" o:spid="_x0000_s1026" type="#_x0000_t111" style="position:absolute;margin-left:9.35pt;margin-top:-.15pt;width:56.65pt;height:22.6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" fillcolor="#4f81bd [3204]" strokecolor="#243f60 [1604]" strokeweight="2pt"/>
                  </w:pict>
                </mc:Fallback>
              </mc:AlternateContent>
            </w:r>
          </w:p>
        </w:tc>
        <w:tc>
          <w:tcPr>
            <w:tcW w:w="5639" w:type="dxa"/>
            <w:vAlign w:val="center"/>
          </w:tcPr>
          <w:p w14:paraId="259D1F78" w14:textId="77777777" w:rsidR="00C82146" w:rsidRPr="00DC6FC1" w:rsidRDefault="00C82146" w:rsidP="002232F9">
            <w:pPr>
              <w:shd w:val="clear" w:color="auto" w:fill="FFFFFF"/>
              <w:spacing w:before="100" w:beforeAutospacing="1" w:after="100" w:afterAutospacing="1"/>
              <w:jc w:val="both"/>
              <w:rPr>
                <w:szCs w:val="24"/>
                <w:lang w:eastAsia="es-DO"/>
              </w:rPr>
            </w:pPr>
            <w:r w:rsidRPr="00DC6FC1">
              <w:rPr>
                <w:bCs/>
                <w:szCs w:val="24"/>
                <w:lang w:eastAsia="es-DO"/>
              </w:rPr>
              <w:t>Representa cualquier tipo de dato en el diagrama de flujo.</w:t>
            </w:r>
          </w:p>
        </w:tc>
      </w:tr>
      <w:tr w:rsidR="00C82146" w:rsidRPr="00DC6FC1" w14:paraId="1B91B87B" w14:textId="77777777" w:rsidTr="002232F9">
        <w:trPr>
          <w:trHeight w:val="680"/>
          <w:jc w:val="center"/>
        </w:trPr>
        <w:tc>
          <w:tcPr>
            <w:tcW w:w="1856" w:type="dxa"/>
            <w:vAlign w:val="center"/>
          </w:tcPr>
          <w:p w14:paraId="2F15CFB1" w14:textId="77777777" w:rsidR="00C82146" w:rsidRPr="00DC6FC1" w:rsidRDefault="00C82146" w:rsidP="002232F9">
            <w:pPr>
              <w:spacing w:before="100" w:beforeAutospacing="1" w:after="100" w:afterAutospacing="1"/>
              <w:rPr>
                <w:sz w:val="24"/>
                <w:szCs w:val="24"/>
                <w:lang w:eastAsia="es-DO"/>
              </w:rPr>
            </w:pPr>
            <w:r w:rsidRPr="005F1830">
              <w:rPr>
                <w:sz w:val="24"/>
                <w:szCs w:val="24"/>
                <w:lang w:eastAsia="es-DO"/>
              </w:rPr>
              <w:t>Documento</w:t>
            </w:r>
          </w:p>
        </w:tc>
        <w:tc>
          <w:tcPr>
            <w:tcW w:w="1634" w:type="dxa"/>
            <w:vAlign w:val="center"/>
          </w:tcPr>
          <w:p w14:paraId="72CD8533" w14:textId="77777777" w:rsidR="00C82146" w:rsidRPr="00DC6FC1" w:rsidRDefault="00C82146" w:rsidP="002232F9">
            <w:pPr>
              <w:spacing w:before="100" w:beforeAutospacing="1" w:after="100" w:afterAutospacing="1"/>
              <w:jc w:val="center"/>
              <w:rPr>
                <w:noProof/>
                <w:sz w:val="24"/>
                <w:szCs w:val="24"/>
                <w:lang w:eastAsia="es-DO"/>
              </w:rPr>
            </w:pPr>
            <w:r w:rsidRPr="00DC6FC1">
              <w:rPr>
                <w:noProof/>
                <w:sz w:val="24"/>
                <w:szCs w:val="24"/>
                <w:lang w:val="es-DO" w:eastAsia="es-DO" w:bidi="ar-SA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507D2D06" wp14:editId="6D352BD3">
                      <wp:simplePos x="0" y="0"/>
                      <wp:positionH relativeFrom="column">
                        <wp:posOffset>88900</wp:posOffset>
                      </wp:positionH>
                      <wp:positionV relativeFrom="paragraph">
                        <wp:posOffset>1905</wp:posOffset>
                      </wp:positionV>
                      <wp:extent cx="719455" cy="323850"/>
                      <wp:effectExtent l="0" t="0" r="23495" b="19050"/>
                      <wp:wrapNone/>
                      <wp:docPr id="37" name="Documento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9455" cy="323850"/>
                              </a:xfrm>
                              <a:prstGeom prst="flowChartDocumen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645B457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      <v:stroke joinstyle="miter"/>
                      <v:path o:connecttype="custom" o:connectlocs="10800,0;0,10800;10800,20400;21600,10800" textboxrect="0,0,21600,17322"/>
                    </v:shapetype>
                    <v:shape id="Documento 37" o:spid="_x0000_s1026" type="#_x0000_t114" style="position:absolute;margin-left:7pt;margin-top:.15pt;width:56.65pt;height:25.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" fillcolor="#4f81bd [3204]" strokecolor="#243f60 [1604]" strokeweight="2pt"/>
                  </w:pict>
                </mc:Fallback>
              </mc:AlternateContent>
            </w:r>
          </w:p>
        </w:tc>
        <w:tc>
          <w:tcPr>
            <w:tcW w:w="5639" w:type="dxa"/>
            <w:vAlign w:val="center"/>
          </w:tcPr>
          <w:p w14:paraId="517BF5CE" w14:textId="77777777" w:rsidR="00C82146" w:rsidRPr="00DC6FC1" w:rsidRDefault="00C82146" w:rsidP="002232F9">
            <w:pPr>
              <w:shd w:val="clear" w:color="auto" w:fill="FFFFFF"/>
              <w:spacing w:before="100" w:beforeAutospacing="1" w:after="100" w:afterAutospacing="1"/>
              <w:jc w:val="both"/>
              <w:rPr>
                <w:szCs w:val="24"/>
                <w:lang w:eastAsia="es-DO"/>
              </w:rPr>
            </w:pPr>
            <w:r w:rsidRPr="00DC6FC1">
              <w:rPr>
                <w:bCs/>
                <w:szCs w:val="24"/>
                <w:lang w:eastAsia="es-DO"/>
              </w:rPr>
              <w:t>Es un tipo de dato o información que las personas pueden leer, como un informe impreso, por ejemplo.</w:t>
            </w:r>
          </w:p>
        </w:tc>
      </w:tr>
      <w:tr w:rsidR="00C82146" w:rsidRPr="00DC6FC1" w14:paraId="1E140A09" w14:textId="77777777" w:rsidTr="002232F9">
        <w:trPr>
          <w:trHeight w:val="737"/>
          <w:jc w:val="center"/>
        </w:trPr>
        <w:tc>
          <w:tcPr>
            <w:tcW w:w="1856" w:type="dxa"/>
            <w:vAlign w:val="center"/>
          </w:tcPr>
          <w:p w14:paraId="405EF597" w14:textId="77777777" w:rsidR="00C82146" w:rsidRPr="00DC6FC1" w:rsidRDefault="00C82146" w:rsidP="002232F9">
            <w:pPr>
              <w:spacing w:before="100" w:beforeAutospacing="1" w:after="100" w:afterAutospacing="1"/>
              <w:rPr>
                <w:sz w:val="24"/>
                <w:szCs w:val="24"/>
                <w:lang w:eastAsia="es-DO"/>
              </w:rPr>
            </w:pPr>
            <w:r w:rsidRPr="005F1830">
              <w:rPr>
                <w:sz w:val="24"/>
                <w:szCs w:val="24"/>
                <w:lang w:eastAsia="es-DO"/>
              </w:rPr>
              <w:t>Varios documentos</w:t>
            </w:r>
          </w:p>
        </w:tc>
        <w:tc>
          <w:tcPr>
            <w:tcW w:w="1634" w:type="dxa"/>
            <w:vAlign w:val="center"/>
          </w:tcPr>
          <w:p w14:paraId="16007075" w14:textId="77777777" w:rsidR="00C82146" w:rsidRPr="00DC6FC1" w:rsidRDefault="00C82146" w:rsidP="002232F9">
            <w:pPr>
              <w:spacing w:before="100" w:beforeAutospacing="1" w:after="100" w:afterAutospacing="1"/>
              <w:jc w:val="center"/>
              <w:rPr>
                <w:noProof/>
                <w:sz w:val="24"/>
                <w:szCs w:val="24"/>
                <w:lang w:eastAsia="es-DO"/>
              </w:rPr>
            </w:pPr>
            <w:r w:rsidRPr="00DC6FC1">
              <w:rPr>
                <w:noProof/>
                <w:sz w:val="24"/>
                <w:szCs w:val="24"/>
                <w:lang w:val="es-DO" w:eastAsia="es-DO" w:bidi="ar-SA"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2BDF2607" wp14:editId="2AC2B56F">
                      <wp:simplePos x="0" y="0"/>
                      <wp:positionH relativeFrom="column">
                        <wp:posOffset>93345</wp:posOffset>
                      </wp:positionH>
                      <wp:positionV relativeFrom="paragraph">
                        <wp:posOffset>15240</wp:posOffset>
                      </wp:positionV>
                      <wp:extent cx="719455" cy="395605"/>
                      <wp:effectExtent l="0" t="0" r="23495" b="23495"/>
                      <wp:wrapNone/>
                      <wp:docPr id="38" name="Multidocumento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9455" cy="395605"/>
                              </a:xfrm>
                              <a:prstGeom prst="flowChartMultidocumen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757E3D4"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      <v:stroke joinstyle="miter"/>
                      <v:path o:extrusionok="f" o:connecttype="custom" o:connectlocs="10800,0;0,10800;10800,19890;21600,10800" textboxrect="0,3675,18595,18022"/>
                    </v:shapetype>
                    <v:shape id="Multidocumento 38" o:spid="_x0000_s1026" type="#_x0000_t115" style="position:absolute;margin-left:7.35pt;margin-top:1.2pt;width:56.65pt;height:31.1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" fillcolor="#4f81bd [3204]" strokecolor="#243f60 [1604]" strokeweight="2pt"/>
                  </w:pict>
                </mc:Fallback>
              </mc:AlternateContent>
            </w:r>
          </w:p>
        </w:tc>
        <w:tc>
          <w:tcPr>
            <w:tcW w:w="5639" w:type="dxa"/>
            <w:vAlign w:val="center"/>
          </w:tcPr>
          <w:p w14:paraId="29E700BD" w14:textId="77777777" w:rsidR="00C82146" w:rsidRPr="00DC6FC1" w:rsidRDefault="00C82146" w:rsidP="002232F9">
            <w:pPr>
              <w:shd w:val="clear" w:color="auto" w:fill="FFFFFF"/>
              <w:spacing w:before="100" w:beforeAutospacing="1" w:after="100" w:afterAutospacing="1"/>
              <w:jc w:val="both"/>
              <w:rPr>
                <w:szCs w:val="24"/>
                <w:lang w:eastAsia="es-DO"/>
              </w:rPr>
            </w:pPr>
            <w:r w:rsidRPr="00DC6FC1">
              <w:rPr>
                <w:bCs/>
                <w:szCs w:val="24"/>
                <w:lang w:eastAsia="es-DO"/>
              </w:rPr>
              <w:t>Indica que son varios documentos.</w:t>
            </w:r>
          </w:p>
        </w:tc>
      </w:tr>
      <w:tr w:rsidR="00C82146" w:rsidRPr="00DC6FC1" w14:paraId="33B13C77" w14:textId="77777777" w:rsidTr="002232F9">
        <w:trPr>
          <w:trHeight w:val="680"/>
          <w:jc w:val="center"/>
        </w:trPr>
        <w:tc>
          <w:tcPr>
            <w:tcW w:w="1856" w:type="dxa"/>
            <w:vAlign w:val="center"/>
          </w:tcPr>
          <w:p w14:paraId="01D1B7AA" w14:textId="77777777" w:rsidR="00C82146" w:rsidRPr="00DC6FC1" w:rsidRDefault="00C82146" w:rsidP="002232F9">
            <w:pPr>
              <w:shd w:val="clear" w:color="auto" w:fill="FFFFFF"/>
              <w:spacing w:before="100" w:beforeAutospacing="1" w:after="100" w:afterAutospacing="1"/>
              <w:outlineLvl w:val="2"/>
              <w:rPr>
                <w:sz w:val="24"/>
                <w:szCs w:val="24"/>
                <w:lang w:eastAsia="es-DO"/>
              </w:rPr>
            </w:pPr>
            <w:r w:rsidRPr="005F1830">
              <w:rPr>
                <w:sz w:val="24"/>
                <w:szCs w:val="24"/>
                <w:lang w:eastAsia="es-DO"/>
              </w:rPr>
              <w:t>Sub-rutina o proceso predefinido</w:t>
            </w:r>
          </w:p>
        </w:tc>
        <w:tc>
          <w:tcPr>
            <w:tcW w:w="1634" w:type="dxa"/>
            <w:vAlign w:val="center"/>
          </w:tcPr>
          <w:p w14:paraId="657FB7AB" w14:textId="77777777" w:rsidR="00C82146" w:rsidRPr="00DC6FC1" w:rsidRDefault="00C82146" w:rsidP="002232F9">
            <w:pPr>
              <w:spacing w:before="100" w:beforeAutospacing="1" w:after="100" w:afterAutospacing="1"/>
              <w:jc w:val="center"/>
              <w:rPr>
                <w:noProof/>
                <w:sz w:val="24"/>
                <w:szCs w:val="24"/>
                <w:lang w:eastAsia="es-DO"/>
              </w:rPr>
            </w:pPr>
            <w:r w:rsidRPr="00DC6FC1">
              <w:rPr>
                <w:noProof/>
                <w:sz w:val="24"/>
                <w:szCs w:val="24"/>
                <w:lang w:val="es-DO" w:eastAsia="es-DO" w:bidi="ar-SA"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0AB72377" wp14:editId="2ED8524A">
                      <wp:simplePos x="0" y="0"/>
                      <wp:positionH relativeFrom="column">
                        <wp:posOffset>88265</wp:posOffset>
                      </wp:positionH>
                      <wp:positionV relativeFrom="paragraph">
                        <wp:posOffset>-23495</wp:posOffset>
                      </wp:positionV>
                      <wp:extent cx="719455" cy="381000"/>
                      <wp:effectExtent l="0" t="0" r="23495" b="19050"/>
                      <wp:wrapNone/>
                      <wp:docPr id="39" name="Proceso predefinido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9455" cy="381000"/>
                              </a:xfrm>
                              <a:prstGeom prst="flowChartPredefinedProcess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3FB86DC" id="_x0000_t112" coordsize="21600,21600" o:spt="112" path="m,l,21600r21600,l21600,xem2610,nfl2610,21600em18990,nfl18990,21600e">
                      <v:stroke joinstyle="miter"/>
                      <v:path o:extrusionok="f" gradientshapeok="t" o:connecttype="rect" textboxrect="2610,0,18990,21600"/>
                    </v:shapetype>
                    <v:shape id="Proceso predefinido 39" o:spid="_x0000_s1026" type="#_x0000_t112" style="position:absolute;margin-left:6.95pt;margin-top:-1.85pt;width:56.65pt;height:30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" fillcolor="#4f81bd [3204]" strokecolor="#243f60 [1604]" strokeweight="2pt"/>
                  </w:pict>
                </mc:Fallback>
              </mc:AlternateContent>
            </w:r>
          </w:p>
        </w:tc>
        <w:tc>
          <w:tcPr>
            <w:tcW w:w="5639" w:type="dxa"/>
            <w:vAlign w:val="center"/>
          </w:tcPr>
          <w:p w14:paraId="6FB5FCD4" w14:textId="77777777" w:rsidR="00C82146" w:rsidRPr="00DC6FC1" w:rsidRDefault="00C82146" w:rsidP="002232F9">
            <w:pPr>
              <w:shd w:val="clear" w:color="auto" w:fill="FFFFFF"/>
              <w:spacing w:before="100" w:beforeAutospacing="1" w:after="100" w:afterAutospacing="1"/>
              <w:jc w:val="both"/>
              <w:rPr>
                <w:bCs/>
                <w:szCs w:val="24"/>
                <w:lang w:eastAsia="es-DO"/>
              </w:rPr>
            </w:pPr>
            <w:r w:rsidRPr="00DC6FC1">
              <w:rPr>
                <w:bCs/>
                <w:szCs w:val="24"/>
                <w:lang w:eastAsia="es-DO"/>
              </w:rPr>
              <w:t>Un proceso que ya está definido previamente.</w:t>
            </w:r>
          </w:p>
        </w:tc>
      </w:tr>
      <w:tr w:rsidR="00C82146" w:rsidRPr="00DC6FC1" w14:paraId="0954BC9D" w14:textId="77777777" w:rsidTr="002232F9">
        <w:trPr>
          <w:trHeight w:val="680"/>
          <w:jc w:val="center"/>
        </w:trPr>
        <w:tc>
          <w:tcPr>
            <w:tcW w:w="1856" w:type="dxa"/>
            <w:vAlign w:val="center"/>
          </w:tcPr>
          <w:p w14:paraId="316966FD" w14:textId="77777777" w:rsidR="00C82146" w:rsidRPr="00DC6FC1" w:rsidRDefault="00C82146" w:rsidP="002232F9">
            <w:pPr>
              <w:shd w:val="clear" w:color="auto" w:fill="FFFFFF"/>
              <w:spacing w:before="100" w:beforeAutospacing="1" w:after="100" w:afterAutospacing="1"/>
              <w:outlineLvl w:val="2"/>
              <w:rPr>
                <w:sz w:val="24"/>
                <w:szCs w:val="24"/>
                <w:lang w:eastAsia="es-DO"/>
              </w:rPr>
            </w:pPr>
            <w:r w:rsidRPr="005F1830">
              <w:rPr>
                <w:sz w:val="24"/>
                <w:szCs w:val="24"/>
                <w:lang w:eastAsia="es-DO"/>
              </w:rPr>
              <w:t>Preparación</w:t>
            </w:r>
          </w:p>
        </w:tc>
        <w:tc>
          <w:tcPr>
            <w:tcW w:w="1634" w:type="dxa"/>
            <w:vAlign w:val="center"/>
          </w:tcPr>
          <w:p w14:paraId="33A0D5DF" w14:textId="77777777" w:rsidR="00C82146" w:rsidRPr="00DC6FC1" w:rsidRDefault="00C82146" w:rsidP="002232F9">
            <w:pPr>
              <w:spacing w:before="100" w:beforeAutospacing="1" w:after="100" w:afterAutospacing="1"/>
              <w:jc w:val="center"/>
              <w:rPr>
                <w:noProof/>
                <w:sz w:val="24"/>
                <w:szCs w:val="24"/>
                <w:lang w:eastAsia="es-DO"/>
              </w:rPr>
            </w:pPr>
            <w:r w:rsidRPr="00DC6FC1">
              <w:rPr>
                <w:noProof/>
                <w:sz w:val="24"/>
                <w:szCs w:val="24"/>
                <w:lang w:val="es-DO" w:eastAsia="es-DO" w:bidi="ar-SA"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3BD9B45A" wp14:editId="29E8C7E0">
                      <wp:simplePos x="0" y="0"/>
                      <wp:positionH relativeFrom="column">
                        <wp:posOffset>114935</wp:posOffset>
                      </wp:positionH>
                      <wp:positionV relativeFrom="paragraph">
                        <wp:posOffset>-23495</wp:posOffset>
                      </wp:positionV>
                      <wp:extent cx="719455" cy="323850"/>
                      <wp:effectExtent l="0" t="0" r="23495" b="19050"/>
                      <wp:wrapNone/>
                      <wp:docPr id="40" name="Hexágono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9455" cy="323850"/>
                              </a:xfrm>
                              <a:prstGeom prst="hexagon">
                                <a:avLst>
                                  <a:gd name="adj" fmla="val 72692"/>
                                  <a:gd name="vf" fmla="val 115470"/>
                                </a:avLst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D967EA1" id="_x0000_t9" coordsize="21600,21600" o:spt="9" adj="5400" path="m@0,l,10800@0,21600@1,21600,21600,10800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</v:formulas>
                      <v:path gradientshapeok="t" o:connecttype="rect" textboxrect="1800,1800,19800,19800;3600,3600,18000,18000;6300,6300,15300,15300"/>
                      <v:handles>
                        <v:h position="#0,topLeft" xrange="0,10800"/>
                      </v:handles>
                    </v:shapetype>
                    <v:shape id="Hexágono 40" o:spid="_x0000_s1026" type="#_x0000_t9" style="position:absolute;margin-left:9.05pt;margin-top:-1.85pt;width:56.65pt;height:25.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" adj="7068" fillcolor="#4f81bd [3204]" strokecolor="#243f60 [1604]" strokeweight="2pt"/>
                  </w:pict>
                </mc:Fallback>
              </mc:AlternateContent>
            </w:r>
          </w:p>
        </w:tc>
        <w:tc>
          <w:tcPr>
            <w:tcW w:w="5639" w:type="dxa"/>
            <w:vAlign w:val="center"/>
          </w:tcPr>
          <w:p w14:paraId="3C399D4F" w14:textId="77777777" w:rsidR="00C82146" w:rsidRPr="00DC6FC1" w:rsidRDefault="00C82146" w:rsidP="002232F9">
            <w:pPr>
              <w:shd w:val="clear" w:color="auto" w:fill="FFFFFF"/>
              <w:spacing w:before="100" w:beforeAutospacing="1" w:after="100" w:afterAutospacing="1"/>
              <w:jc w:val="both"/>
              <w:rPr>
                <w:szCs w:val="24"/>
                <w:lang w:eastAsia="es-DO"/>
              </w:rPr>
            </w:pPr>
            <w:r w:rsidRPr="00DC6FC1">
              <w:rPr>
                <w:bCs/>
                <w:szCs w:val="24"/>
                <w:lang w:eastAsia="es-DO"/>
              </w:rPr>
              <w:t>Esto indica que hay que hacer, ajustar o modificar algo en el proceso antes de proceder.</w:t>
            </w:r>
          </w:p>
        </w:tc>
      </w:tr>
      <w:tr w:rsidR="00C82146" w:rsidRPr="00DC6FC1" w14:paraId="4B28CC91" w14:textId="77777777" w:rsidTr="002232F9">
        <w:trPr>
          <w:trHeight w:val="680"/>
          <w:jc w:val="center"/>
        </w:trPr>
        <w:tc>
          <w:tcPr>
            <w:tcW w:w="1856" w:type="dxa"/>
            <w:vAlign w:val="center"/>
          </w:tcPr>
          <w:p w14:paraId="12D48F81" w14:textId="77777777" w:rsidR="00C82146" w:rsidRPr="00DC6FC1" w:rsidRDefault="00C82146" w:rsidP="002232F9">
            <w:pPr>
              <w:shd w:val="clear" w:color="auto" w:fill="FFFFFF"/>
              <w:spacing w:before="100" w:beforeAutospacing="1" w:after="100" w:afterAutospacing="1"/>
              <w:outlineLvl w:val="2"/>
              <w:rPr>
                <w:sz w:val="24"/>
                <w:szCs w:val="24"/>
                <w:lang w:eastAsia="es-DO"/>
              </w:rPr>
            </w:pPr>
            <w:r w:rsidRPr="005F1830">
              <w:rPr>
                <w:sz w:val="24"/>
                <w:szCs w:val="24"/>
                <w:lang w:eastAsia="es-DO"/>
              </w:rPr>
              <w:lastRenderedPageBreak/>
              <w:t>Display</w:t>
            </w:r>
          </w:p>
        </w:tc>
        <w:tc>
          <w:tcPr>
            <w:tcW w:w="1634" w:type="dxa"/>
            <w:vAlign w:val="center"/>
          </w:tcPr>
          <w:p w14:paraId="7F9211BD" w14:textId="77777777" w:rsidR="00C82146" w:rsidRPr="00DC6FC1" w:rsidRDefault="00C82146" w:rsidP="002232F9">
            <w:pPr>
              <w:spacing w:before="100" w:beforeAutospacing="1" w:after="100" w:afterAutospacing="1"/>
              <w:rPr>
                <w:noProof/>
                <w:sz w:val="24"/>
                <w:szCs w:val="24"/>
                <w:lang w:eastAsia="es-DO"/>
              </w:rPr>
            </w:pPr>
            <w:r w:rsidRPr="00DC6FC1">
              <w:rPr>
                <w:noProof/>
                <w:sz w:val="24"/>
                <w:szCs w:val="24"/>
                <w:lang w:val="es-DO" w:eastAsia="es-DO" w:bidi="ar-SA"/>
              </w:rPr>
              <w:drawing>
                <wp:anchor distT="0" distB="0" distL="114300" distR="114300" simplePos="0" relativeHeight="251670016" behindDoc="0" locked="0" layoutInCell="1" allowOverlap="1" wp14:anchorId="6248946B" wp14:editId="1572C7FB">
                  <wp:simplePos x="0" y="0"/>
                  <wp:positionH relativeFrom="column">
                    <wp:posOffset>98425</wp:posOffset>
                  </wp:positionH>
                  <wp:positionV relativeFrom="paragraph">
                    <wp:posOffset>3175</wp:posOffset>
                  </wp:positionV>
                  <wp:extent cx="731520" cy="278765"/>
                  <wp:effectExtent l="0" t="0" r="0" b="6985"/>
                  <wp:wrapNone/>
                  <wp:docPr id="14" name="Imagen 14" descr="https://www.heflo.com/es/wp-content/uploads/sites/6/2018/08/simbolos-do-fluxograma-de-processo-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ttps://www.heflo.com/es/wp-content/uploads/sites/6/2018/08/simbolos-do-fluxograma-de-processo-10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490" t="8235" r="10619" b="7059"/>
                          <a:stretch/>
                        </pic:blipFill>
                        <pic:spPr bwMode="auto">
                          <a:xfrm>
                            <a:off x="0" y="0"/>
                            <a:ext cx="731520" cy="278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39" w:type="dxa"/>
            <w:vAlign w:val="center"/>
          </w:tcPr>
          <w:p w14:paraId="21BF839C" w14:textId="77777777" w:rsidR="00C82146" w:rsidRPr="00DC6FC1" w:rsidRDefault="00C82146" w:rsidP="002232F9">
            <w:pPr>
              <w:shd w:val="clear" w:color="auto" w:fill="FFFFFF"/>
              <w:spacing w:before="100" w:beforeAutospacing="1" w:after="100" w:afterAutospacing="1"/>
              <w:rPr>
                <w:szCs w:val="24"/>
                <w:lang w:eastAsia="es-DO"/>
              </w:rPr>
            </w:pPr>
            <w:r w:rsidRPr="00DC6FC1">
              <w:rPr>
                <w:bCs/>
                <w:szCs w:val="24"/>
                <w:lang w:eastAsia="es-DO"/>
              </w:rPr>
              <w:t>Indica que se exhibirá alguna información o dato para leer en una pantalla u otra forma de visualización.</w:t>
            </w:r>
          </w:p>
        </w:tc>
      </w:tr>
      <w:tr w:rsidR="00C82146" w:rsidRPr="00DC6FC1" w14:paraId="6D5E693D" w14:textId="77777777" w:rsidTr="002232F9">
        <w:trPr>
          <w:trHeight w:val="680"/>
          <w:jc w:val="center"/>
        </w:trPr>
        <w:tc>
          <w:tcPr>
            <w:tcW w:w="1856" w:type="dxa"/>
            <w:vAlign w:val="center"/>
          </w:tcPr>
          <w:p w14:paraId="773CA8CB" w14:textId="77777777" w:rsidR="00C82146" w:rsidRPr="00DC6FC1" w:rsidRDefault="00C82146" w:rsidP="002232F9">
            <w:pPr>
              <w:shd w:val="clear" w:color="auto" w:fill="FFFFFF"/>
              <w:spacing w:before="100" w:beforeAutospacing="1" w:after="100" w:afterAutospacing="1"/>
              <w:outlineLvl w:val="2"/>
              <w:rPr>
                <w:sz w:val="24"/>
                <w:szCs w:val="24"/>
                <w:lang w:eastAsia="es-DO"/>
              </w:rPr>
            </w:pPr>
            <w:r w:rsidRPr="005F1830">
              <w:rPr>
                <w:sz w:val="24"/>
                <w:szCs w:val="24"/>
                <w:lang w:eastAsia="es-DO"/>
              </w:rPr>
              <w:t>Entrada manual</w:t>
            </w:r>
          </w:p>
        </w:tc>
        <w:tc>
          <w:tcPr>
            <w:tcW w:w="1634" w:type="dxa"/>
            <w:vAlign w:val="center"/>
          </w:tcPr>
          <w:p w14:paraId="6D2476F1" w14:textId="77777777" w:rsidR="00C82146" w:rsidRPr="00DC6FC1" w:rsidRDefault="00C82146" w:rsidP="002232F9">
            <w:pPr>
              <w:spacing w:before="100" w:beforeAutospacing="1" w:after="100" w:afterAutospacing="1"/>
              <w:rPr>
                <w:noProof/>
                <w:sz w:val="24"/>
                <w:szCs w:val="24"/>
                <w:lang w:eastAsia="es-DO"/>
              </w:rPr>
            </w:pPr>
            <w:r w:rsidRPr="00DC6FC1">
              <w:rPr>
                <w:noProof/>
                <w:sz w:val="24"/>
                <w:szCs w:val="24"/>
                <w:lang w:val="es-DO" w:eastAsia="es-DO" w:bidi="ar-SA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6F6EAC5E" wp14:editId="03D7773B">
                      <wp:simplePos x="0" y="0"/>
                      <wp:positionH relativeFrom="column">
                        <wp:posOffset>80645</wp:posOffset>
                      </wp:positionH>
                      <wp:positionV relativeFrom="paragraph">
                        <wp:posOffset>64135</wp:posOffset>
                      </wp:positionV>
                      <wp:extent cx="720000" cy="323850"/>
                      <wp:effectExtent l="0" t="0" r="23495" b="19050"/>
                      <wp:wrapNone/>
                      <wp:docPr id="47" name="Entrada manual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0000" cy="323850"/>
                              </a:xfrm>
                              <a:prstGeom prst="flowChartManualInpu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77ECFF6" id="_x0000_t118" coordsize="21600,21600" o:spt="118" path="m,4292l21600,r,21600l,21600xe">
                      <v:stroke joinstyle="miter"/>
                      <v:path gradientshapeok="t" o:connecttype="custom" o:connectlocs="10800,2146;0,10800;10800,21600;21600,10800" textboxrect="0,4291,21600,21600"/>
                    </v:shapetype>
                    <v:shape id="Entrada manual 47" o:spid="_x0000_s1026" type="#_x0000_t118" style="position:absolute;margin-left:6.35pt;margin-top:5.05pt;width:56.7pt;height:25.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" fillcolor="#4f81bd [3204]" strokecolor="#243f60 [1604]" strokeweight="2pt"/>
                  </w:pict>
                </mc:Fallback>
              </mc:AlternateContent>
            </w:r>
          </w:p>
        </w:tc>
        <w:tc>
          <w:tcPr>
            <w:tcW w:w="5639" w:type="dxa"/>
            <w:vAlign w:val="center"/>
          </w:tcPr>
          <w:p w14:paraId="2AF3FDDA" w14:textId="77777777" w:rsidR="00C82146" w:rsidRPr="00D90098" w:rsidRDefault="00C82146" w:rsidP="002232F9">
            <w:pPr>
              <w:shd w:val="clear" w:color="auto" w:fill="FFFFFF"/>
              <w:spacing w:before="100" w:beforeAutospacing="1" w:after="100" w:afterAutospacing="1"/>
              <w:rPr>
                <w:bCs/>
                <w:szCs w:val="24"/>
                <w:lang w:eastAsia="es-DO"/>
              </w:rPr>
            </w:pPr>
            <w:r w:rsidRPr="00D90098">
              <w:rPr>
                <w:bCs/>
                <w:sz w:val="24"/>
                <w:szCs w:val="24"/>
                <w:lang w:eastAsia="es-DO"/>
              </w:rPr>
              <w:t>Esto indica que una persona hará un procedimiento manualmente.</w:t>
            </w:r>
          </w:p>
        </w:tc>
      </w:tr>
      <w:tr w:rsidR="00C82146" w:rsidRPr="00DC6FC1" w14:paraId="3AA8BF36" w14:textId="77777777" w:rsidTr="002232F9">
        <w:trPr>
          <w:trHeight w:val="680"/>
          <w:jc w:val="center"/>
        </w:trPr>
        <w:tc>
          <w:tcPr>
            <w:tcW w:w="1856" w:type="dxa"/>
            <w:vAlign w:val="center"/>
          </w:tcPr>
          <w:p w14:paraId="59F82938" w14:textId="77777777" w:rsidR="00C82146" w:rsidRPr="00DC6FC1" w:rsidRDefault="00C82146" w:rsidP="002232F9">
            <w:pPr>
              <w:shd w:val="clear" w:color="auto" w:fill="FFFFFF"/>
              <w:spacing w:before="100" w:beforeAutospacing="1" w:after="100" w:afterAutospacing="1"/>
              <w:outlineLvl w:val="2"/>
              <w:rPr>
                <w:sz w:val="24"/>
                <w:szCs w:val="24"/>
                <w:lang w:eastAsia="es-DO"/>
              </w:rPr>
            </w:pPr>
            <w:r w:rsidRPr="005F1830">
              <w:rPr>
                <w:sz w:val="24"/>
                <w:szCs w:val="24"/>
                <w:lang w:eastAsia="es-DO"/>
              </w:rPr>
              <w:t>Loop manual</w:t>
            </w:r>
          </w:p>
        </w:tc>
        <w:tc>
          <w:tcPr>
            <w:tcW w:w="1634" w:type="dxa"/>
            <w:vAlign w:val="center"/>
          </w:tcPr>
          <w:p w14:paraId="20521E17" w14:textId="77777777" w:rsidR="00C82146" w:rsidRPr="00DC6FC1" w:rsidRDefault="00C82146" w:rsidP="002232F9">
            <w:pPr>
              <w:spacing w:before="100" w:beforeAutospacing="1" w:after="100" w:afterAutospacing="1"/>
              <w:rPr>
                <w:noProof/>
                <w:sz w:val="24"/>
                <w:szCs w:val="24"/>
                <w:lang w:eastAsia="es-DO"/>
              </w:rPr>
            </w:pPr>
            <w:r w:rsidRPr="00DC6FC1">
              <w:rPr>
                <w:noProof/>
                <w:sz w:val="24"/>
                <w:szCs w:val="24"/>
                <w:lang w:val="es-DO" w:eastAsia="es-DO" w:bidi="ar-SA"/>
              </w:rPr>
              <mc:AlternateContent>
                <mc:Choice Requires="wps">
                  <w:drawing>
                    <wp:anchor distT="0" distB="0" distL="114300" distR="114300" simplePos="0" relativeHeight="251672064" behindDoc="0" locked="0" layoutInCell="1" allowOverlap="1" wp14:anchorId="7C05C741" wp14:editId="04BA0AFE">
                      <wp:simplePos x="0" y="0"/>
                      <wp:positionH relativeFrom="column">
                        <wp:posOffset>80645</wp:posOffset>
                      </wp:positionH>
                      <wp:positionV relativeFrom="paragraph">
                        <wp:posOffset>15875</wp:posOffset>
                      </wp:positionV>
                      <wp:extent cx="719455" cy="251460"/>
                      <wp:effectExtent l="0" t="0" r="23495" b="15240"/>
                      <wp:wrapNone/>
                      <wp:docPr id="48" name="Operación manual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9455" cy="251460"/>
                              </a:xfrm>
                              <a:prstGeom prst="flowChartManualOperation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4AE07F1" id="_x0000_t119" coordsize="21600,21600" o:spt="119" path="m,l21600,,17240,21600r-12880,xe">
                      <v:stroke joinstyle="miter"/>
                      <v:path gradientshapeok="t" o:connecttype="custom" o:connectlocs="10800,0;2180,10800;10800,21600;19420,10800" textboxrect="4321,0,17204,21600"/>
                    </v:shapetype>
                    <v:shape id="Operación manual 48" o:spid="_x0000_s1026" type="#_x0000_t119" style="position:absolute;margin-left:6.35pt;margin-top:1.25pt;width:56.65pt;height:19.8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" fillcolor="#4f81bd [3204]" strokecolor="#243f60 [1604]" strokeweight="2pt"/>
                  </w:pict>
                </mc:Fallback>
              </mc:AlternateContent>
            </w:r>
          </w:p>
        </w:tc>
        <w:tc>
          <w:tcPr>
            <w:tcW w:w="5639" w:type="dxa"/>
            <w:vAlign w:val="center"/>
          </w:tcPr>
          <w:p w14:paraId="09591C8B" w14:textId="77777777" w:rsidR="00C82146" w:rsidRPr="00D90098" w:rsidRDefault="00C82146" w:rsidP="002232F9">
            <w:pPr>
              <w:shd w:val="clear" w:color="auto" w:fill="FFFFFF"/>
              <w:spacing w:before="100" w:beforeAutospacing="1" w:after="100" w:afterAutospacing="1"/>
              <w:jc w:val="both"/>
              <w:rPr>
                <w:sz w:val="24"/>
                <w:szCs w:val="24"/>
                <w:lang w:eastAsia="es-DO"/>
              </w:rPr>
            </w:pPr>
            <w:r w:rsidRPr="00D90098">
              <w:rPr>
                <w:bCs/>
                <w:sz w:val="24"/>
                <w:szCs w:val="24"/>
                <w:lang w:eastAsia="es-DO"/>
              </w:rPr>
              <w:t>Indica que una secuencia de comandos ocurrirá, repitiéndose continuamente hasta que una persona la detenga manualmente.</w:t>
            </w:r>
          </w:p>
        </w:tc>
      </w:tr>
      <w:tr w:rsidR="00C82146" w:rsidRPr="00DC6FC1" w14:paraId="1A597D35" w14:textId="77777777" w:rsidTr="002232F9">
        <w:trPr>
          <w:trHeight w:val="680"/>
          <w:jc w:val="center"/>
        </w:trPr>
        <w:tc>
          <w:tcPr>
            <w:tcW w:w="1856" w:type="dxa"/>
            <w:vAlign w:val="center"/>
          </w:tcPr>
          <w:p w14:paraId="76BC55BA" w14:textId="77777777" w:rsidR="00C82146" w:rsidRPr="00DC6FC1" w:rsidRDefault="00C82146" w:rsidP="002232F9">
            <w:pPr>
              <w:shd w:val="clear" w:color="auto" w:fill="FFFFFF"/>
              <w:spacing w:before="100" w:beforeAutospacing="1" w:after="100" w:afterAutospacing="1"/>
              <w:outlineLvl w:val="2"/>
              <w:rPr>
                <w:sz w:val="24"/>
                <w:szCs w:val="24"/>
                <w:lang w:eastAsia="es-DO"/>
              </w:rPr>
            </w:pPr>
            <w:r w:rsidRPr="005F1830">
              <w:rPr>
                <w:sz w:val="24"/>
                <w:szCs w:val="24"/>
                <w:lang w:eastAsia="es-DO"/>
              </w:rPr>
              <w:t>Límite del loop</w:t>
            </w:r>
          </w:p>
        </w:tc>
        <w:tc>
          <w:tcPr>
            <w:tcW w:w="1634" w:type="dxa"/>
            <w:vAlign w:val="center"/>
          </w:tcPr>
          <w:p w14:paraId="3231BBFA" w14:textId="77777777" w:rsidR="00C82146" w:rsidRPr="00DC6FC1" w:rsidRDefault="00C82146" w:rsidP="002232F9">
            <w:pPr>
              <w:spacing w:before="100" w:beforeAutospacing="1" w:after="100" w:afterAutospacing="1"/>
              <w:rPr>
                <w:noProof/>
                <w:sz w:val="24"/>
                <w:szCs w:val="24"/>
                <w:lang w:eastAsia="es-DO"/>
              </w:rPr>
            </w:pPr>
            <w:r>
              <w:rPr>
                <w:noProof/>
                <w:sz w:val="24"/>
                <w:szCs w:val="24"/>
                <w:lang w:val="es-DO" w:eastAsia="es-DO" w:bidi="ar-SA"/>
              </w:rPr>
              <mc:AlternateContent>
                <mc:Choice Requires="wps">
                  <w:drawing>
                    <wp:anchor distT="0" distB="0" distL="114300" distR="114300" simplePos="0" relativeHeight="251673088" behindDoc="0" locked="0" layoutInCell="1" allowOverlap="1" wp14:anchorId="704467D8" wp14:editId="0B50C4CE">
                      <wp:simplePos x="0" y="0"/>
                      <wp:positionH relativeFrom="column">
                        <wp:posOffset>88265</wp:posOffset>
                      </wp:positionH>
                      <wp:positionV relativeFrom="paragraph">
                        <wp:posOffset>5715</wp:posOffset>
                      </wp:positionV>
                      <wp:extent cx="719455" cy="287655"/>
                      <wp:effectExtent l="0" t="0" r="23495" b="17145"/>
                      <wp:wrapNone/>
                      <wp:docPr id="49" name="Recortar rectángulo de esquina del mismo lado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9455" cy="287655"/>
                              </a:xfrm>
                              <a:prstGeom prst="snip2Same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DB1F1B" id="Recortar rectángulo de esquina del mismo lado 49" o:spid="_x0000_s1026" style="position:absolute;margin-left:6.95pt;margin-top:.45pt;width:56.65pt;height:22.6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9455,287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" path="m47943,l671512,r47943,47943l719455,287655r,l,287655r,l,47943,47943,xe" fillcolor="#4f81bd [3204]" strokecolor="#243f60 [1604]" strokeweight="2pt">
                      <v:path arrowok="t" o:connecttype="custom" o:connectlocs="47943,0;671512,0;719455,47943;719455,287655;719455,287655;0,287655;0,287655;0,47943;47943,0" o:connectangles="0,0,0,0,0,0,0,0,0"/>
                    </v:shape>
                  </w:pict>
                </mc:Fallback>
              </mc:AlternateContent>
            </w:r>
          </w:p>
        </w:tc>
        <w:tc>
          <w:tcPr>
            <w:tcW w:w="5639" w:type="dxa"/>
            <w:vAlign w:val="center"/>
          </w:tcPr>
          <w:p w14:paraId="390545F4" w14:textId="77777777" w:rsidR="00C82146" w:rsidRPr="00D90098" w:rsidRDefault="00C82146" w:rsidP="002232F9">
            <w:pPr>
              <w:shd w:val="clear" w:color="auto" w:fill="FFFFFF"/>
              <w:spacing w:before="100" w:beforeAutospacing="1" w:after="100" w:afterAutospacing="1"/>
              <w:rPr>
                <w:bCs/>
                <w:szCs w:val="24"/>
                <w:lang w:eastAsia="es-DO"/>
              </w:rPr>
            </w:pPr>
            <w:r w:rsidRPr="00D90098">
              <w:rPr>
                <w:bCs/>
                <w:sz w:val="24"/>
                <w:szCs w:val="24"/>
                <w:lang w:eastAsia="es-DO"/>
              </w:rPr>
              <w:t>Muestra el comienzo de un proceso de loop.</w:t>
            </w:r>
          </w:p>
        </w:tc>
      </w:tr>
      <w:tr w:rsidR="00C82146" w:rsidRPr="00DC6FC1" w14:paraId="7163F49A" w14:textId="77777777" w:rsidTr="002232F9">
        <w:trPr>
          <w:trHeight w:val="680"/>
          <w:jc w:val="center"/>
        </w:trPr>
        <w:tc>
          <w:tcPr>
            <w:tcW w:w="1856" w:type="dxa"/>
            <w:vAlign w:val="center"/>
          </w:tcPr>
          <w:p w14:paraId="76250C61" w14:textId="77777777" w:rsidR="00C82146" w:rsidRPr="00DC6FC1" w:rsidRDefault="00C82146" w:rsidP="002232F9">
            <w:pPr>
              <w:shd w:val="clear" w:color="auto" w:fill="FFFFFF"/>
              <w:spacing w:before="100" w:beforeAutospacing="1" w:after="100" w:afterAutospacing="1"/>
              <w:outlineLvl w:val="2"/>
              <w:rPr>
                <w:sz w:val="24"/>
                <w:szCs w:val="24"/>
                <w:lang w:eastAsia="es-DO"/>
              </w:rPr>
            </w:pPr>
            <w:r w:rsidRPr="005F1830">
              <w:rPr>
                <w:sz w:val="24"/>
                <w:szCs w:val="24"/>
                <w:lang w:eastAsia="es-DO"/>
              </w:rPr>
              <w:t>Datos almacenados</w:t>
            </w:r>
          </w:p>
        </w:tc>
        <w:tc>
          <w:tcPr>
            <w:tcW w:w="1634" w:type="dxa"/>
            <w:vAlign w:val="center"/>
          </w:tcPr>
          <w:p w14:paraId="0658D2F0" w14:textId="77777777" w:rsidR="00C82146" w:rsidRPr="00DC6FC1" w:rsidRDefault="00C82146" w:rsidP="002232F9">
            <w:pPr>
              <w:spacing w:before="100" w:beforeAutospacing="1" w:after="100" w:afterAutospacing="1"/>
              <w:rPr>
                <w:noProof/>
                <w:sz w:val="24"/>
                <w:szCs w:val="24"/>
                <w:lang w:eastAsia="es-DO"/>
              </w:rPr>
            </w:pPr>
            <w:r w:rsidRPr="00DC6FC1">
              <w:rPr>
                <w:noProof/>
                <w:sz w:val="24"/>
                <w:szCs w:val="24"/>
                <w:lang w:val="es-DO" w:eastAsia="es-DO" w:bidi="ar-SA"/>
              </w:rPr>
              <mc:AlternateContent>
                <mc:Choice Requires="wps">
                  <w:drawing>
                    <wp:anchor distT="0" distB="0" distL="114300" distR="114300" simplePos="0" relativeHeight="251674112" behindDoc="0" locked="0" layoutInCell="1" allowOverlap="1" wp14:anchorId="349AC5B7" wp14:editId="309FBDC5">
                      <wp:simplePos x="0" y="0"/>
                      <wp:positionH relativeFrom="column">
                        <wp:posOffset>118745</wp:posOffset>
                      </wp:positionH>
                      <wp:positionV relativeFrom="paragraph">
                        <wp:posOffset>7620</wp:posOffset>
                      </wp:positionV>
                      <wp:extent cx="719455" cy="323850"/>
                      <wp:effectExtent l="0" t="0" r="23495" b="19050"/>
                      <wp:wrapNone/>
                      <wp:docPr id="50" name="Datos almacenados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9455" cy="323850"/>
                              </a:xfrm>
                              <a:prstGeom prst="flowChartOnlineStorag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9873D84" id="_x0000_t130" coordsize="21600,21600" o:spt="130" path="m3600,21597c2662,21202,1837,20075,1087,18440,487,16240,75,13590,,10770,75,8007,487,5412,1087,3045,1837,1465,2662,337,3600,l21597,v-937,337,-1687,1465,-2512,3045c18485,5412,18072,8007,17997,10770v75,2820,488,5470,1088,7670c19910,20075,20660,21202,21597,21597xe">
                      <v:stroke joinstyle="miter"/>
                      <v:path gradientshapeok="t" o:connecttype="custom" o:connectlocs="10800,0;0,10800;10800,21600;17997,10800" textboxrect="3600,0,17997,21600"/>
                    </v:shapetype>
                    <v:shape id="Datos almacenados 50" o:spid="_x0000_s1026" type="#_x0000_t130" style="position:absolute;margin-left:9.35pt;margin-top:.6pt;width:56.65pt;height:25.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" fillcolor="#4f81bd [3204]" strokecolor="#243f60 [1604]" strokeweight="2pt"/>
                  </w:pict>
                </mc:Fallback>
              </mc:AlternateContent>
            </w:r>
          </w:p>
        </w:tc>
        <w:tc>
          <w:tcPr>
            <w:tcW w:w="5639" w:type="dxa"/>
            <w:vAlign w:val="center"/>
          </w:tcPr>
          <w:p w14:paraId="18A0F1AB" w14:textId="77777777" w:rsidR="00C82146" w:rsidRPr="00D90098" w:rsidRDefault="00C82146" w:rsidP="002232F9">
            <w:pPr>
              <w:shd w:val="clear" w:color="auto" w:fill="FFFFFF"/>
              <w:spacing w:before="100" w:beforeAutospacing="1" w:after="100" w:afterAutospacing="1"/>
              <w:jc w:val="both"/>
              <w:rPr>
                <w:sz w:val="24"/>
                <w:szCs w:val="24"/>
                <w:lang w:eastAsia="es-DO"/>
              </w:rPr>
            </w:pPr>
            <w:r w:rsidRPr="00D90098">
              <w:rPr>
                <w:bCs/>
                <w:sz w:val="24"/>
                <w:szCs w:val="24"/>
                <w:lang w:eastAsia="es-DO"/>
              </w:rPr>
              <w:t>Esto muestra que existen datos almacenados.</w:t>
            </w:r>
          </w:p>
        </w:tc>
      </w:tr>
      <w:tr w:rsidR="00C82146" w:rsidRPr="00DC6FC1" w14:paraId="71E34405" w14:textId="77777777" w:rsidTr="002232F9">
        <w:trPr>
          <w:trHeight w:val="680"/>
          <w:jc w:val="center"/>
        </w:trPr>
        <w:tc>
          <w:tcPr>
            <w:tcW w:w="1856" w:type="dxa"/>
            <w:vAlign w:val="center"/>
          </w:tcPr>
          <w:p w14:paraId="22AB9CBA" w14:textId="77777777" w:rsidR="00C82146" w:rsidRPr="00DC6FC1" w:rsidRDefault="00C82146" w:rsidP="002232F9">
            <w:pPr>
              <w:shd w:val="clear" w:color="auto" w:fill="FFFFFF"/>
              <w:spacing w:before="100" w:beforeAutospacing="1" w:after="100" w:afterAutospacing="1"/>
              <w:outlineLvl w:val="2"/>
              <w:rPr>
                <w:sz w:val="24"/>
                <w:szCs w:val="24"/>
                <w:lang w:eastAsia="es-DO"/>
              </w:rPr>
            </w:pPr>
            <w:r w:rsidRPr="005F1830">
              <w:rPr>
                <w:sz w:val="24"/>
                <w:szCs w:val="24"/>
                <w:lang w:eastAsia="es-DO"/>
              </w:rPr>
              <w:t>Conector</w:t>
            </w:r>
          </w:p>
        </w:tc>
        <w:tc>
          <w:tcPr>
            <w:tcW w:w="1634" w:type="dxa"/>
            <w:vAlign w:val="center"/>
          </w:tcPr>
          <w:p w14:paraId="2CA84AE3" w14:textId="77777777" w:rsidR="00C82146" w:rsidRPr="00DC6FC1" w:rsidRDefault="00C82146" w:rsidP="002232F9">
            <w:pPr>
              <w:spacing w:before="100" w:beforeAutospacing="1" w:after="100" w:afterAutospacing="1"/>
              <w:rPr>
                <w:noProof/>
                <w:sz w:val="24"/>
                <w:szCs w:val="24"/>
                <w:lang w:eastAsia="es-DO"/>
              </w:rPr>
            </w:pPr>
            <w:r w:rsidRPr="00DC6FC1">
              <w:rPr>
                <w:noProof/>
                <w:sz w:val="24"/>
                <w:szCs w:val="24"/>
                <w:lang w:val="es-DO" w:eastAsia="es-DO" w:bidi="ar-SA"/>
              </w:rPr>
              <mc:AlternateContent>
                <mc:Choice Requires="wps">
                  <w:drawing>
                    <wp:anchor distT="0" distB="0" distL="114300" distR="114300" simplePos="0" relativeHeight="251675136" behindDoc="0" locked="0" layoutInCell="1" allowOverlap="1" wp14:anchorId="7B40028F" wp14:editId="61AF198A">
                      <wp:simplePos x="0" y="0"/>
                      <wp:positionH relativeFrom="column">
                        <wp:posOffset>277495</wp:posOffset>
                      </wp:positionH>
                      <wp:positionV relativeFrom="paragraph">
                        <wp:posOffset>31750</wp:posOffset>
                      </wp:positionV>
                      <wp:extent cx="359410" cy="359410"/>
                      <wp:effectExtent l="0" t="0" r="21590" b="21590"/>
                      <wp:wrapNone/>
                      <wp:docPr id="51" name="Conector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35941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E6D1B96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Conector 51" o:spid="_x0000_s1026" type="#_x0000_t120" style="position:absolute;margin-left:21.85pt;margin-top:2.5pt;width:28.3pt;height:28.3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" fillcolor="#4f81bd [3204]" strokecolor="#243f60 [1604]" strokeweight="2pt"/>
                  </w:pict>
                </mc:Fallback>
              </mc:AlternateContent>
            </w:r>
          </w:p>
        </w:tc>
        <w:tc>
          <w:tcPr>
            <w:tcW w:w="5639" w:type="dxa"/>
            <w:vAlign w:val="center"/>
          </w:tcPr>
          <w:p w14:paraId="4F4DAC99" w14:textId="77777777" w:rsidR="00C82146" w:rsidRPr="00D90098" w:rsidRDefault="00C82146" w:rsidP="002232F9">
            <w:pPr>
              <w:shd w:val="clear" w:color="auto" w:fill="FFFFFF"/>
              <w:spacing w:before="100" w:beforeAutospacing="1" w:after="100" w:afterAutospacing="1"/>
              <w:jc w:val="both"/>
              <w:rPr>
                <w:sz w:val="24"/>
                <w:szCs w:val="24"/>
                <w:lang w:eastAsia="es-DO"/>
              </w:rPr>
            </w:pPr>
            <w:r w:rsidRPr="00D90098">
              <w:rPr>
                <w:bCs/>
                <w:sz w:val="24"/>
                <w:szCs w:val="24"/>
                <w:lang w:eastAsia="es-DO"/>
              </w:rPr>
              <w:t>Indica que habrá una inspección en este punto.</w:t>
            </w:r>
          </w:p>
        </w:tc>
      </w:tr>
      <w:tr w:rsidR="00C82146" w:rsidRPr="00DC6FC1" w14:paraId="60125C9A" w14:textId="77777777" w:rsidTr="002232F9">
        <w:trPr>
          <w:trHeight w:val="680"/>
          <w:jc w:val="center"/>
        </w:trPr>
        <w:tc>
          <w:tcPr>
            <w:tcW w:w="1856" w:type="dxa"/>
            <w:vAlign w:val="center"/>
          </w:tcPr>
          <w:p w14:paraId="36B556DF" w14:textId="77777777" w:rsidR="00C82146" w:rsidRPr="00DC6FC1" w:rsidRDefault="00C82146" w:rsidP="002232F9">
            <w:pPr>
              <w:shd w:val="clear" w:color="auto" w:fill="FFFFFF"/>
              <w:spacing w:before="100" w:beforeAutospacing="1" w:after="100" w:afterAutospacing="1"/>
              <w:outlineLvl w:val="2"/>
              <w:rPr>
                <w:sz w:val="24"/>
                <w:szCs w:val="24"/>
                <w:lang w:eastAsia="es-DO"/>
              </w:rPr>
            </w:pPr>
            <w:r w:rsidRPr="005F1830">
              <w:rPr>
                <w:sz w:val="24"/>
                <w:szCs w:val="24"/>
                <w:lang w:eastAsia="es-DO"/>
              </w:rPr>
              <w:t>Conector para otra página</w:t>
            </w:r>
          </w:p>
        </w:tc>
        <w:tc>
          <w:tcPr>
            <w:tcW w:w="1634" w:type="dxa"/>
            <w:vAlign w:val="center"/>
          </w:tcPr>
          <w:p w14:paraId="65D287F2" w14:textId="77777777" w:rsidR="00C82146" w:rsidRPr="00DC6FC1" w:rsidRDefault="00C82146" w:rsidP="002232F9">
            <w:pPr>
              <w:spacing w:before="100" w:beforeAutospacing="1" w:after="100" w:afterAutospacing="1"/>
              <w:rPr>
                <w:noProof/>
                <w:sz w:val="24"/>
                <w:szCs w:val="24"/>
                <w:lang w:eastAsia="es-DO"/>
              </w:rPr>
            </w:pPr>
            <w:r w:rsidRPr="00DC6FC1">
              <w:rPr>
                <w:noProof/>
                <w:sz w:val="24"/>
                <w:szCs w:val="24"/>
                <w:lang w:val="es-DO" w:eastAsia="es-DO" w:bidi="ar-SA"/>
              </w:rPr>
              <mc:AlternateContent>
                <mc:Choice Requires="wps">
                  <w:drawing>
                    <wp:anchor distT="0" distB="0" distL="114300" distR="114300" simplePos="0" relativeHeight="251676160" behindDoc="0" locked="0" layoutInCell="1" allowOverlap="1" wp14:anchorId="1573AB10" wp14:editId="117635D2">
                      <wp:simplePos x="0" y="0"/>
                      <wp:positionH relativeFrom="column">
                        <wp:posOffset>123190</wp:posOffset>
                      </wp:positionH>
                      <wp:positionV relativeFrom="paragraph">
                        <wp:posOffset>20955</wp:posOffset>
                      </wp:positionV>
                      <wp:extent cx="719455" cy="304800"/>
                      <wp:effectExtent l="0" t="0" r="23495" b="19050"/>
                      <wp:wrapNone/>
                      <wp:docPr id="52" name="Conector fuera de página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9455" cy="304800"/>
                              </a:xfrm>
                              <a:prstGeom prst="flowChartOffpage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14CE12E" id="_x0000_t177" coordsize="21600,21600" o:spt="177" path="m,l21600,r,17255l10800,21600,,17255xe">
                      <v:stroke joinstyle="miter"/>
                      <v:path gradientshapeok="t" o:connecttype="rect" textboxrect="0,0,21600,17255"/>
                    </v:shapetype>
                    <v:shape id="Conector fuera de página 52" o:spid="_x0000_s1026" type="#_x0000_t177" style="position:absolute;margin-left:9.7pt;margin-top:1.65pt;width:56.65pt;height:24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" fillcolor="#4f81bd [3204]" strokecolor="#243f60 [1604]" strokeweight="2pt"/>
                  </w:pict>
                </mc:Fallback>
              </mc:AlternateContent>
            </w:r>
          </w:p>
        </w:tc>
        <w:tc>
          <w:tcPr>
            <w:tcW w:w="5639" w:type="dxa"/>
            <w:vAlign w:val="center"/>
          </w:tcPr>
          <w:p w14:paraId="58B62E12" w14:textId="77777777" w:rsidR="00C82146" w:rsidRPr="00D90098" w:rsidRDefault="00C82146" w:rsidP="002232F9">
            <w:pPr>
              <w:shd w:val="clear" w:color="auto" w:fill="FFFFFF"/>
              <w:spacing w:before="100" w:beforeAutospacing="1" w:after="100" w:afterAutospacing="1"/>
              <w:jc w:val="both"/>
              <w:rPr>
                <w:sz w:val="24"/>
                <w:szCs w:val="24"/>
                <w:lang w:eastAsia="es-DO"/>
              </w:rPr>
            </w:pPr>
            <w:r w:rsidRPr="00D90098">
              <w:rPr>
                <w:bCs/>
                <w:sz w:val="24"/>
                <w:szCs w:val="24"/>
                <w:lang w:eastAsia="es-DO"/>
              </w:rPr>
              <w:t>Esto indica que hay una referencia cruzada y un enlace de este proceso, a otro proceso diseñado en otra página.</w:t>
            </w:r>
          </w:p>
        </w:tc>
      </w:tr>
      <w:tr w:rsidR="00C82146" w:rsidRPr="00DC6FC1" w14:paraId="0C77FA31" w14:textId="77777777" w:rsidTr="002232F9">
        <w:trPr>
          <w:trHeight w:val="680"/>
          <w:jc w:val="center"/>
        </w:trPr>
        <w:tc>
          <w:tcPr>
            <w:tcW w:w="1856" w:type="dxa"/>
            <w:vAlign w:val="center"/>
          </w:tcPr>
          <w:p w14:paraId="3B7767A6" w14:textId="77777777" w:rsidR="00C82146" w:rsidRPr="00DC6FC1" w:rsidRDefault="00C82146" w:rsidP="00FA68CD">
            <w:pPr>
              <w:shd w:val="clear" w:color="auto" w:fill="FFFFFF"/>
              <w:spacing w:before="100" w:beforeAutospacing="1" w:after="100" w:afterAutospacing="1"/>
              <w:jc w:val="center"/>
              <w:outlineLvl w:val="2"/>
              <w:rPr>
                <w:sz w:val="24"/>
                <w:szCs w:val="24"/>
                <w:lang w:eastAsia="es-DO"/>
              </w:rPr>
            </w:pPr>
            <w:r w:rsidRPr="005F1830">
              <w:rPr>
                <w:sz w:val="24"/>
                <w:szCs w:val="24"/>
                <w:lang w:eastAsia="es-DO"/>
              </w:rPr>
              <w:t>O</w:t>
            </w:r>
          </w:p>
        </w:tc>
        <w:tc>
          <w:tcPr>
            <w:tcW w:w="1634" w:type="dxa"/>
            <w:vAlign w:val="center"/>
          </w:tcPr>
          <w:p w14:paraId="6ED00DC3" w14:textId="77777777" w:rsidR="00C82146" w:rsidRPr="00DC6FC1" w:rsidRDefault="00C82146" w:rsidP="002232F9">
            <w:pPr>
              <w:spacing w:before="100" w:beforeAutospacing="1" w:after="100" w:afterAutospacing="1"/>
              <w:rPr>
                <w:noProof/>
                <w:sz w:val="24"/>
                <w:szCs w:val="24"/>
                <w:lang w:eastAsia="es-DO"/>
              </w:rPr>
            </w:pPr>
            <w:r w:rsidRPr="00DC6FC1">
              <w:rPr>
                <w:noProof/>
                <w:sz w:val="24"/>
                <w:szCs w:val="24"/>
                <w:lang w:val="es-DO" w:eastAsia="es-DO" w:bidi="ar-SA"/>
              </w:rPr>
              <mc:AlternateContent>
                <mc:Choice Requires="wps">
                  <w:drawing>
                    <wp:anchor distT="0" distB="0" distL="114300" distR="114300" simplePos="0" relativeHeight="251677184" behindDoc="0" locked="0" layoutInCell="1" allowOverlap="1" wp14:anchorId="7EFB64D2" wp14:editId="0D57BA96">
                      <wp:simplePos x="0" y="0"/>
                      <wp:positionH relativeFrom="column">
                        <wp:posOffset>304165</wp:posOffset>
                      </wp:positionH>
                      <wp:positionV relativeFrom="paragraph">
                        <wp:posOffset>20955</wp:posOffset>
                      </wp:positionV>
                      <wp:extent cx="359410" cy="359410"/>
                      <wp:effectExtent l="0" t="0" r="21590" b="21590"/>
                      <wp:wrapNone/>
                      <wp:docPr id="53" name="O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359410"/>
                              </a:xfrm>
                              <a:prstGeom prst="flowChar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3050EDD" id="_x0000_t124" coordsize="21600,21600" o:spt="124" path="m10800,qx,10800,10800,21600,21600,10800,10800,xem,10800nfl21600,10800em10800,nfl10800,21600e">
                      <v:path o:extrusionok="f" gradientshapeok="t" o:connecttype="custom" o:connectlocs="10800,0;3163,3163;0,10800;3163,18437;10800,21600;18437,18437;21600,10800;18437,3163" textboxrect="3163,3163,18437,18437"/>
                    </v:shapetype>
                    <v:shape id="O 53" o:spid="_x0000_s1026" type="#_x0000_t124" style="position:absolute;margin-left:23.95pt;margin-top:1.65pt;width:28.3pt;height:28.3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" fillcolor="#4f81bd [3204]" strokecolor="#243f60 [1604]" strokeweight="2pt"/>
                  </w:pict>
                </mc:Fallback>
              </mc:AlternateContent>
            </w:r>
          </w:p>
        </w:tc>
        <w:tc>
          <w:tcPr>
            <w:tcW w:w="5639" w:type="dxa"/>
            <w:vAlign w:val="center"/>
          </w:tcPr>
          <w:p w14:paraId="3EACF677" w14:textId="77777777" w:rsidR="00C82146" w:rsidRPr="00D90098" w:rsidRDefault="00C82146" w:rsidP="002232F9">
            <w:pPr>
              <w:shd w:val="clear" w:color="auto" w:fill="FFFFFF"/>
              <w:spacing w:before="100" w:beforeAutospacing="1" w:after="100" w:afterAutospacing="1"/>
              <w:jc w:val="both"/>
              <w:rPr>
                <w:sz w:val="24"/>
                <w:szCs w:val="24"/>
                <w:lang w:eastAsia="es-DO"/>
              </w:rPr>
            </w:pPr>
            <w:r w:rsidRPr="00D90098">
              <w:rPr>
                <w:bCs/>
                <w:sz w:val="24"/>
                <w:szCs w:val="24"/>
                <w:lang w:eastAsia="es-DO"/>
              </w:rPr>
              <w:t>Se utiliza para indicar la “o” lógica.</w:t>
            </w:r>
          </w:p>
        </w:tc>
      </w:tr>
      <w:tr w:rsidR="00C82146" w:rsidRPr="00DC6FC1" w14:paraId="70881746" w14:textId="77777777" w:rsidTr="002232F9">
        <w:trPr>
          <w:trHeight w:val="680"/>
          <w:jc w:val="center"/>
        </w:trPr>
        <w:tc>
          <w:tcPr>
            <w:tcW w:w="1856" w:type="dxa"/>
            <w:vAlign w:val="center"/>
          </w:tcPr>
          <w:p w14:paraId="71C5DDCC" w14:textId="77777777" w:rsidR="00C82146" w:rsidRPr="00DC6FC1" w:rsidRDefault="00C82146" w:rsidP="002232F9">
            <w:pPr>
              <w:shd w:val="clear" w:color="auto" w:fill="FFFFFF"/>
              <w:spacing w:before="100" w:beforeAutospacing="1" w:after="100" w:afterAutospacing="1"/>
              <w:outlineLvl w:val="2"/>
            </w:pPr>
            <w:r w:rsidRPr="005F1830">
              <w:rPr>
                <w:sz w:val="24"/>
                <w:szCs w:val="24"/>
                <w:lang w:eastAsia="es-DO"/>
              </w:rPr>
              <w:t>Sumador</w:t>
            </w:r>
          </w:p>
        </w:tc>
        <w:tc>
          <w:tcPr>
            <w:tcW w:w="1634" w:type="dxa"/>
            <w:vAlign w:val="center"/>
          </w:tcPr>
          <w:p w14:paraId="4EDADD8F" w14:textId="77777777" w:rsidR="00C82146" w:rsidRPr="00DC6FC1" w:rsidRDefault="00C82146" w:rsidP="002232F9">
            <w:pPr>
              <w:spacing w:before="100" w:beforeAutospacing="1" w:after="100" w:afterAutospacing="1"/>
              <w:rPr>
                <w:noProof/>
                <w:sz w:val="24"/>
                <w:szCs w:val="24"/>
                <w:lang w:eastAsia="es-DO"/>
              </w:rPr>
            </w:pPr>
            <w:r w:rsidRPr="00DC6FC1">
              <w:rPr>
                <w:noProof/>
                <w:sz w:val="24"/>
                <w:szCs w:val="24"/>
                <w:lang w:val="es-DO" w:eastAsia="es-DO" w:bidi="ar-SA"/>
              </w:rPr>
              <mc:AlternateContent>
                <mc:Choice Requires="wps">
                  <w:drawing>
                    <wp:anchor distT="0" distB="0" distL="114300" distR="114300" simplePos="0" relativeHeight="251678208" behindDoc="0" locked="0" layoutInCell="1" allowOverlap="1" wp14:anchorId="799DCE5A" wp14:editId="360245F0">
                      <wp:simplePos x="0" y="0"/>
                      <wp:positionH relativeFrom="column">
                        <wp:posOffset>300355</wp:posOffset>
                      </wp:positionH>
                      <wp:positionV relativeFrom="paragraph">
                        <wp:posOffset>53975</wp:posOffset>
                      </wp:positionV>
                      <wp:extent cx="360000" cy="360000"/>
                      <wp:effectExtent l="0" t="0" r="21590" b="21590"/>
                      <wp:wrapNone/>
                      <wp:docPr id="54" name="Y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0000" cy="360000"/>
                              </a:xfrm>
                              <a:prstGeom prst="flowChartSummingJunction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4C987C8" id="_x0000_t123" coordsize="21600,21600" o:spt="123" path="m10800,qx,10800,10800,21600,21600,10800,10800,xem3163,3163nfl18437,18437em3163,18437nfl18437,3163e">
                      <v:path o:extrusionok="f" gradientshapeok="t" o:connecttype="custom" o:connectlocs="10800,0;3163,3163;0,10800;3163,18437;10800,21600;18437,18437;21600,10800;18437,3163" textboxrect="3163,3163,18437,18437"/>
                    </v:shapetype>
                    <v:shape id="Y 54" o:spid="_x0000_s1026" type="#_x0000_t123" style="position:absolute;margin-left:23.65pt;margin-top:4.25pt;width:28.35pt;height:28.3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" fillcolor="#4f81bd [3204]" strokecolor="#243f60 [1604]" strokeweight="2pt"/>
                  </w:pict>
                </mc:Fallback>
              </mc:AlternateContent>
            </w:r>
          </w:p>
        </w:tc>
        <w:tc>
          <w:tcPr>
            <w:tcW w:w="5639" w:type="dxa"/>
            <w:vAlign w:val="center"/>
          </w:tcPr>
          <w:p w14:paraId="3D7299EE" w14:textId="77777777" w:rsidR="00C82146" w:rsidRPr="00D90098" w:rsidRDefault="00C82146" w:rsidP="002232F9">
            <w:pPr>
              <w:shd w:val="clear" w:color="auto" w:fill="FFFFFF"/>
              <w:spacing w:before="100" w:beforeAutospacing="1" w:after="100" w:afterAutospacing="1"/>
              <w:jc w:val="both"/>
              <w:rPr>
                <w:bCs/>
                <w:sz w:val="24"/>
                <w:szCs w:val="24"/>
                <w:lang w:eastAsia="es-DO"/>
              </w:rPr>
            </w:pPr>
            <w:r w:rsidRPr="00D90098">
              <w:rPr>
                <w:bCs/>
                <w:sz w:val="24"/>
                <w:szCs w:val="24"/>
                <w:lang w:eastAsia="es-DO"/>
              </w:rPr>
              <w:t>Se utiliza para indicar la “y” lógica.</w:t>
            </w:r>
          </w:p>
        </w:tc>
      </w:tr>
      <w:tr w:rsidR="00C82146" w:rsidRPr="00DC6FC1" w14:paraId="050EA4A5" w14:textId="77777777" w:rsidTr="002232F9">
        <w:trPr>
          <w:trHeight w:val="680"/>
          <w:jc w:val="center"/>
        </w:trPr>
        <w:tc>
          <w:tcPr>
            <w:tcW w:w="1856" w:type="dxa"/>
            <w:vAlign w:val="center"/>
          </w:tcPr>
          <w:p w14:paraId="2FF1D423" w14:textId="77777777" w:rsidR="00C82146" w:rsidRPr="00DC6FC1" w:rsidRDefault="00C82146" w:rsidP="002232F9">
            <w:pPr>
              <w:shd w:val="clear" w:color="auto" w:fill="FFFFFF"/>
              <w:spacing w:before="100" w:beforeAutospacing="1" w:after="100" w:afterAutospacing="1"/>
              <w:outlineLvl w:val="2"/>
              <w:rPr>
                <w:sz w:val="24"/>
                <w:szCs w:val="24"/>
                <w:lang w:eastAsia="es-DO"/>
              </w:rPr>
            </w:pPr>
            <w:r w:rsidRPr="005F1830">
              <w:rPr>
                <w:sz w:val="24"/>
                <w:szCs w:val="24"/>
                <w:lang w:eastAsia="es-DO"/>
              </w:rPr>
              <w:t>Agrupar</w:t>
            </w:r>
          </w:p>
        </w:tc>
        <w:tc>
          <w:tcPr>
            <w:tcW w:w="1634" w:type="dxa"/>
            <w:vAlign w:val="center"/>
          </w:tcPr>
          <w:p w14:paraId="6B64185B" w14:textId="77777777" w:rsidR="00C82146" w:rsidRPr="00DC6FC1" w:rsidRDefault="00C82146" w:rsidP="002232F9">
            <w:pPr>
              <w:spacing w:before="100" w:beforeAutospacing="1" w:after="100" w:afterAutospacing="1"/>
              <w:rPr>
                <w:noProof/>
                <w:sz w:val="24"/>
                <w:szCs w:val="24"/>
                <w:lang w:eastAsia="es-DO"/>
              </w:rPr>
            </w:pPr>
            <w:r w:rsidRPr="00DC6FC1">
              <w:rPr>
                <w:noProof/>
                <w:sz w:val="24"/>
                <w:szCs w:val="24"/>
                <w:lang w:val="es-DO" w:eastAsia="es-DO" w:bidi="ar-SA"/>
              </w:rPr>
              <mc:AlternateContent>
                <mc:Choice Requires="wps">
                  <w:drawing>
                    <wp:anchor distT="0" distB="0" distL="114300" distR="114300" simplePos="0" relativeHeight="251679232" behindDoc="0" locked="0" layoutInCell="1" allowOverlap="1" wp14:anchorId="1041C9C1" wp14:editId="46E5A21E">
                      <wp:simplePos x="0" y="0"/>
                      <wp:positionH relativeFrom="column">
                        <wp:posOffset>117475</wp:posOffset>
                      </wp:positionH>
                      <wp:positionV relativeFrom="paragraph">
                        <wp:posOffset>44450</wp:posOffset>
                      </wp:positionV>
                      <wp:extent cx="719455" cy="290830"/>
                      <wp:effectExtent l="0" t="0" r="23495" b="13970"/>
                      <wp:wrapNone/>
                      <wp:docPr id="55" name="Intercalar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9455" cy="290830"/>
                              </a:xfrm>
                              <a:prstGeom prst="flowChartCollat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D53397E" id="_x0000_t125" coordsize="21600,21600" o:spt="125" path="m21600,21600l,21600,21600,,,xe">
                      <v:stroke joinstyle="miter"/>
                      <v:path o:extrusionok="f" gradientshapeok="t" o:connecttype="custom" o:connectlocs="10800,0;10800,10800;10800,21600" textboxrect="5400,5400,16200,16200"/>
                    </v:shapetype>
                    <v:shape id="Intercalar 55" o:spid="_x0000_s1026" type="#_x0000_t125" style="position:absolute;margin-left:9.25pt;margin-top:3.5pt;width:56.65pt;height:22.9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" fillcolor="#4f81bd [3204]" strokecolor="#243f60 [1604]" strokeweight="2pt"/>
                  </w:pict>
                </mc:Fallback>
              </mc:AlternateContent>
            </w:r>
          </w:p>
        </w:tc>
        <w:tc>
          <w:tcPr>
            <w:tcW w:w="5639" w:type="dxa"/>
            <w:vAlign w:val="center"/>
          </w:tcPr>
          <w:p w14:paraId="7A074C7F" w14:textId="77777777" w:rsidR="00C82146" w:rsidRPr="00D90098" w:rsidRDefault="00C82146" w:rsidP="002232F9">
            <w:pPr>
              <w:shd w:val="clear" w:color="auto" w:fill="FFFFFF"/>
              <w:spacing w:before="100" w:beforeAutospacing="1" w:after="100" w:afterAutospacing="1"/>
              <w:jc w:val="both"/>
              <w:rPr>
                <w:sz w:val="24"/>
                <w:szCs w:val="24"/>
                <w:lang w:eastAsia="es-DO"/>
              </w:rPr>
            </w:pPr>
            <w:r w:rsidRPr="00D90098">
              <w:rPr>
                <w:bCs/>
                <w:sz w:val="24"/>
                <w:szCs w:val="24"/>
                <w:lang w:eastAsia="es-DO"/>
              </w:rPr>
              <w:t>Indica una etapa en la que se organizan los datos de una manera estándar.</w:t>
            </w:r>
          </w:p>
        </w:tc>
      </w:tr>
      <w:tr w:rsidR="00C82146" w:rsidRPr="00DC6FC1" w14:paraId="21972868" w14:textId="77777777" w:rsidTr="002232F9">
        <w:trPr>
          <w:trHeight w:val="680"/>
          <w:jc w:val="center"/>
        </w:trPr>
        <w:tc>
          <w:tcPr>
            <w:tcW w:w="1856" w:type="dxa"/>
            <w:vAlign w:val="center"/>
          </w:tcPr>
          <w:p w14:paraId="1DCEEED6" w14:textId="77777777" w:rsidR="00C82146" w:rsidRPr="00DC6FC1" w:rsidRDefault="00C82146" w:rsidP="002232F9">
            <w:pPr>
              <w:shd w:val="clear" w:color="auto" w:fill="FFFFFF"/>
              <w:spacing w:before="100" w:beforeAutospacing="1" w:after="100" w:afterAutospacing="1"/>
              <w:outlineLvl w:val="2"/>
              <w:rPr>
                <w:sz w:val="24"/>
                <w:szCs w:val="24"/>
                <w:lang w:eastAsia="es-DO"/>
              </w:rPr>
            </w:pPr>
            <w:r w:rsidRPr="005F1830">
              <w:rPr>
                <w:sz w:val="24"/>
                <w:szCs w:val="24"/>
                <w:lang w:eastAsia="es-DO"/>
              </w:rPr>
              <w:t>Clasificar</w:t>
            </w:r>
          </w:p>
        </w:tc>
        <w:tc>
          <w:tcPr>
            <w:tcW w:w="1634" w:type="dxa"/>
            <w:vAlign w:val="center"/>
          </w:tcPr>
          <w:p w14:paraId="26AD579E" w14:textId="77777777" w:rsidR="00C82146" w:rsidRPr="00DC6FC1" w:rsidRDefault="00C82146" w:rsidP="002232F9">
            <w:pPr>
              <w:spacing w:before="100" w:beforeAutospacing="1" w:after="100" w:afterAutospacing="1"/>
              <w:rPr>
                <w:noProof/>
                <w:sz w:val="24"/>
                <w:szCs w:val="24"/>
                <w:lang w:eastAsia="es-DO"/>
              </w:rPr>
            </w:pPr>
            <w:r w:rsidRPr="00DC6FC1">
              <w:rPr>
                <w:noProof/>
                <w:sz w:val="24"/>
                <w:szCs w:val="24"/>
                <w:lang w:val="es-DO" w:eastAsia="es-DO" w:bidi="ar-SA"/>
              </w:rPr>
              <mc:AlternateContent>
                <mc:Choice Requires="wps">
                  <w:drawing>
                    <wp:anchor distT="0" distB="0" distL="114300" distR="114300" simplePos="0" relativeHeight="251680256" behindDoc="0" locked="0" layoutInCell="1" allowOverlap="1" wp14:anchorId="72892ACB" wp14:editId="133B9C0B">
                      <wp:simplePos x="0" y="0"/>
                      <wp:positionH relativeFrom="column">
                        <wp:posOffset>128905</wp:posOffset>
                      </wp:positionH>
                      <wp:positionV relativeFrom="paragraph">
                        <wp:posOffset>19050</wp:posOffset>
                      </wp:positionV>
                      <wp:extent cx="720000" cy="370840"/>
                      <wp:effectExtent l="0" t="0" r="23495" b="10160"/>
                      <wp:wrapNone/>
                      <wp:docPr id="56" name="Ordenar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0000" cy="370840"/>
                              </a:xfrm>
                              <a:prstGeom prst="flowChartSor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8FCD2D2" id="_x0000_t126" coordsize="21600,21600" o:spt="126" path="m10800,l,10800,10800,21600,21600,10800xem,10800nfl21600,10800e">
                      <v:stroke joinstyle="miter"/>
                      <v:path o:extrusionok="f" gradientshapeok="t" o:connecttype="rect" textboxrect="5400,5400,16200,16200"/>
                    </v:shapetype>
                    <v:shape id="Ordenar 56" o:spid="_x0000_s1026" type="#_x0000_t126" style="position:absolute;margin-left:10.15pt;margin-top:1.5pt;width:56.7pt;height:29.2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" fillcolor="#4f81bd [3204]" strokecolor="#243f60 [1604]" strokeweight="2pt"/>
                  </w:pict>
                </mc:Fallback>
              </mc:AlternateContent>
            </w:r>
          </w:p>
        </w:tc>
        <w:tc>
          <w:tcPr>
            <w:tcW w:w="5639" w:type="dxa"/>
            <w:vAlign w:val="center"/>
          </w:tcPr>
          <w:p w14:paraId="63071400" w14:textId="77777777" w:rsidR="00C82146" w:rsidRPr="00D90098" w:rsidRDefault="00C82146" w:rsidP="002232F9">
            <w:pPr>
              <w:shd w:val="clear" w:color="auto" w:fill="FFFFFF"/>
              <w:spacing w:before="100" w:beforeAutospacing="1" w:after="100" w:afterAutospacing="1"/>
              <w:jc w:val="both"/>
              <w:rPr>
                <w:bCs/>
                <w:sz w:val="24"/>
                <w:szCs w:val="24"/>
                <w:lang w:eastAsia="es-DO"/>
              </w:rPr>
            </w:pPr>
            <w:r w:rsidRPr="00D90098">
              <w:rPr>
                <w:bCs/>
                <w:sz w:val="24"/>
                <w:szCs w:val="24"/>
                <w:lang w:eastAsia="es-DO"/>
              </w:rPr>
              <w:t>Esto indica que en este punto se generará una lista que organiza elementos en un orden determinado.</w:t>
            </w:r>
          </w:p>
        </w:tc>
      </w:tr>
      <w:tr w:rsidR="00C82146" w:rsidRPr="00DC6FC1" w14:paraId="4EABCB54" w14:textId="77777777" w:rsidTr="002232F9">
        <w:trPr>
          <w:trHeight w:val="680"/>
          <w:jc w:val="center"/>
        </w:trPr>
        <w:tc>
          <w:tcPr>
            <w:tcW w:w="1856" w:type="dxa"/>
            <w:vAlign w:val="center"/>
          </w:tcPr>
          <w:p w14:paraId="3EF5E08B" w14:textId="77777777" w:rsidR="00C82146" w:rsidRPr="00DC6FC1" w:rsidRDefault="00C82146" w:rsidP="002232F9">
            <w:pPr>
              <w:shd w:val="clear" w:color="auto" w:fill="FFFFFF"/>
              <w:spacing w:before="100" w:beforeAutospacing="1" w:after="100" w:afterAutospacing="1"/>
              <w:outlineLvl w:val="2"/>
              <w:rPr>
                <w:sz w:val="24"/>
                <w:szCs w:val="24"/>
                <w:lang w:eastAsia="es-DO"/>
              </w:rPr>
            </w:pPr>
            <w:r w:rsidRPr="005F1830">
              <w:rPr>
                <w:sz w:val="24"/>
                <w:szCs w:val="24"/>
                <w:lang w:eastAsia="es-DO"/>
              </w:rPr>
              <w:t>Mezclar</w:t>
            </w:r>
          </w:p>
        </w:tc>
        <w:tc>
          <w:tcPr>
            <w:tcW w:w="1634" w:type="dxa"/>
            <w:vAlign w:val="center"/>
          </w:tcPr>
          <w:p w14:paraId="79B40843" w14:textId="77777777" w:rsidR="00C82146" w:rsidRPr="00DC6FC1" w:rsidRDefault="00C82146" w:rsidP="002232F9">
            <w:pPr>
              <w:spacing w:before="100" w:beforeAutospacing="1" w:after="100" w:afterAutospacing="1"/>
              <w:rPr>
                <w:noProof/>
                <w:sz w:val="24"/>
                <w:szCs w:val="24"/>
                <w:lang w:eastAsia="es-DO"/>
              </w:rPr>
            </w:pPr>
            <w:r w:rsidRPr="00DC6FC1">
              <w:rPr>
                <w:noProof/>
                <w:sz w:val="24"/>
                <w:szCs w:val="24"/>
                <w:lang w:val="es-DO" w:eastAsia="es-DO" w:bidi="ar-SA"/>
              </w:rPr>
              <mc:AlternateContent>
                <mc:Choice Requires="wps">
                  <w:drawing>
                    <wp:anchor distT="0" distB="0" distL="114300" distR="114300" simplePos="0" relativeHeight="251681280" behindDoc="0" locked="0" layoutInCell="1" allowOverlap="1" wp14:anchorId="70DE13DB" wp14:editId="12ACABCD">
                      <wp:simplePos x="0" y="0"/>
                      <wp:positionH relativeFrom="column">
                        <wp:posOffset>65405</wp:posOffset>
                      </wp:positionH>
                      <wp:positionV relativeFrom="paragraph">
                        <wp:posOffset>67310</wp:posOffset>
                      </wp:positionV>
                      <wp:extent cx="719455" cy="323850"/>
                      <wp:effectExtent l="0" t="0" r="23495" b="19050"/>
                      <wp:wrapNone/>
                      <wp:docPr id="57" name="Combinar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9455" cy="323850"/>
                              </a:xfrm>
                              <a:prstGeom prst="flowChartMerg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9B18256" id="_x0000_t128" coordsize="21600,21600" o:spt="128" path="m,l21600,,10800,21600xe">
                      <v:stroke joinstyle="miter"/>
                      <v:path gradientshapeok="t" o:connecttype="custom" o:connectlocs="10800,0;5400,10800;10800,21600;16200,10800" textboxrect="5400,0,16200,10800"/>
                    </v:shapetype>
                    <v:shape id="Combinar 57" o:spid="_x0000_s1026" type="#_x0000_t128" style="position:absolute;margin-left:5.15pt;margin-top:5.3pt;width:56.65pt;height:25.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" fillcolor="#4f81bd [3204]" strokecolor="#243f60 [1604]" strokeweight="2pt"/>
                  </w:pict>
                </mc:Fallback>
              </mc:AlternateContent>
            </w:r>
          </w:p>
        </w:tc>
        <w:tc>
          <w:tcPr>
            <w:tcW w:w="5639" w:type="dxa"/>
            <w:vAlign w:val="center"/>
          </w:tcPr>
          <w:p w14:paraId="0AADF565" w14:textId="77777777" w:rsidR="00C82146" w:rsidRPr="00D90098" w:rsidRDefault="00C82146" w:rsidP="002232F9">
            <w:pPr>
              <w:shd w:val="clear" w:color="auto" w:fill="FFFFFF"/>
              <w:spacing w:before="100" w:beforeAutospacing="1" w:after="100" w:afterAutospacing="1"/>
              <w:jc w:val="both"/>
              <w:rPr>
                <w:sz w:val="24"/>
                <w:szCs w:val="24"/>
                <w:lang w:eastAsia="es-DO"/>
              </w:rPr>
            </w:pPr>
            <w:r w:rsidRPr="00D90098">
              <w:rPr>
                <w:bCs/>
                <w:sz w:val="24"/>
                <w:szCs w:val="24"/>
                <w:lang w:eastAsia="es-DO"/>
              </w:rPr>
              <w:t>Indica un paso en el que se combinarán diversos conjuntos en uno solo.</w:t>
            </w:r>
          </w:p>
        </w:tc>
      </w:tr>
      <w:tr w:rsidR="00C82146" w:rsidRPr="00DC6FC1" w14:paraId="69CC5980" w14:textId="77777777" w:rsidTr="002232F9">
        <w:trPr>
          <w:trHeight w:val="680"/>
          <w:jc w:val="center"/>
        </w:trPr>
        <w:tc>
          <w:tcPr>
            <w:tcW w:w="1856" w:type="dxa"/>
            <w:vAlign w:val="center"/>
          </w:tcPr>
          <w:p w14:paraId="2FA432BA" w14:textId="77777777" w:rsidR="00C82146" w:rsidRPr="00DC6FC1" w:rsidRDefault="00C82146" w:rsidP="002232F9">
            <w:pPr>
              <w:shd w:val="clear" w:color="auto" w:fill="FFFFFF"/>
              <w:spacing w:before="100" w:beforeAutospacing="1" w:after="100" w:afterAutospacing="1"/>
              <w:outlineLvl w:val="2"/>
              <w:rPr>
                <w:sz w:val="24"/>
                <w:szCs w:val="24"/>
                <w:lang w:eastAsia="es-DO"/>
              </w:rPr>
            </w:pPr>
            <w:r w:rsidRPr="005F1830">
              <w:rPr>
                <w:sz w:val="24"/>
                <w:szCs w:val="24"/>
                <w:lang w:eastAsia="es-DO"/>
              </w:rPr>
              <w:t>Base de datos</w:t>
            </w:r>
          </w:p>
        </w:tc>
        <w:tc>
          <w:tcPr>
            <w:tcW w:w="1634" w:type="dxa"/>
            <w:vAlign w:val="center"/>
          </w:tcPr>
          <w:p w14:paraId="493AE1E9" w14:textId="77777777" w:rsidR="00C82146" w:rsidRPr="00DC6FC1" w:rsidRDefault="00C82146" w:rsidP="002232F9">
            <w:pPr>
              <w:spacing w:before="100" w:beforeAutospacing="1" w:after="100" w:afterAutospacing="1"/>
              <w:rPr>
                <w:noProof/>
                <w:sz w:val="24"/>
                <w:szCs w:val="24"/>
                <w:lang w:eastAsia="es-DO"/>
              </w:rPr>
            </w:pPr>
            <w:r w:rsidRPr="00DC6FC1">
              <w:rPr>
                <w:noProof/>
                <w:sz w:val="24"/>
                <w:szCs w:val="24"/>
                <w:lang w:val="es-DO" w:eastAsia="es-DO" w:bidi="ar-SA"/>
              </w:rPr>
              <mc:AlternateContent>
                <mc:Choice Requires="wps">
                  <w:drawing>
                    <wp:anchor distT="0" distB="0" distL="114300" distR="114300" simplePos="0" relativeHeight="251682304" behindDoc="0" locked="0" layoutInCell="1" allowOverlap="1" wp14:anchorId="0547990A" wp14:editId="26C6C5A3">
                      <wp:simplePos x="0" y="0"/>
                      <wp:positionH relativeFrom="column">
                        <wp:posOffset>105410</wp:posOffset>
                      </wp:positionH>
                      <wp:positionV relativeFrom="paragraph">
                        <wp:posOffset>15875</wp:posOffset>
                      </wp:positionV>
                      <wp:extent cx="719455" cy="342900"/>
                      <wp:effectExtent l="0" t="0" r="23495" b="19050"/>
                      <wp:wrapNone/>
                      <wp:docPr id="58" name="Disco magnético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9455" cy="342900"/>
                              </a:xfrm>
                              <a:prstGeom prst="flowChartMagneticDisk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9DDEA15" id="_x0000_t132" coordsize="21600,21600" o:spt="132" path="m10800,qx,3391l,18209qy10800,21600,21600,18209l21600,3391qy10800,xem,3391nfqy10800,6782,21600,3391e">
                      <v:path o:extrusionok="f" gradientshapeok="t" o:connecttype="custom" o:connectlocs="10800,6782;10800,0;0,10800;10800,21600;21600,10800" o:connectangles="270,270,180,90,0" textboxrect="0,6782,21600,18209"/>
                    </v:shapetype>
                    <v:shape id="Disco magnético 58" o:spid="_x0000_s1026" type="#_x0000_t132" style="position:absolute;margin-left:8.3pt;margin-top:1.25pt;width:56.65pt;height:27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" fillcolor="#4f81bd [3204]" strokecolor="#243f60 [1604]" strokeweight="2pt"/>
                  </w:pict>
                </mc:Fallback>
              </mc:AlternateContent>
            </w:r>
          </w:p>
        </w:tc>
        <w:tc>
          <w:tcPr>
            <w:tcW w:w="5639" w:type="dxa"/>
            <w:vAlign w:val="center"/>
          </w:tcPr>
          <w:p w14:paraId="72F98766" w14:textId="77777777" w:rsidR="00C82146" w:rsidRPr="00D90098" w:rsidRDefault="00C82146" w:rsidP="002232F9">
            <w:pPr>
              <w:shd w:val="clear" w:color="auto" w:fill="FFFFFF"/>
              <w:spacing w:before="100" w:beforeAutospacing="1" w:after="100" w:afterAutospacing="1"/>
              <w:jc w:val="both"/>
              <w:rPr>
                <w:bCs/>
                <w:sz w:val="24"/>
                <w:szCs w:val="24"/>
                <w:lang w:eastAsia="es-DO"/>
              </w:rPr>
            </w:pPr>
            <w:r w:rsidRPr="00D90098">
              <w:rPr>
                <w:bCs/>
                <w:sz w:val="24"/>
                <w:szCs w:val="24"/>
                <w:lang w:eastAsia="es-DO"/>
              </w:rPr>
              <w:t>Una lista de información con una estructura estandarizada que permite la investigación y la clasificación.</w:t>
            </w:r>
          </w:p>
        </w:tc>
      </w:tr>
      <w:tr w:rsidR="00C82146" w:rsidRPr="00DC6FC1" w14:paraId="6292DA9C" w14:textId="77777777" w:rsidTr="002232F9">
        <w:trPr>
          <w:trHeight w:val="680"/>
          <w:jc w:val="center"/>
        </w:trPr>
        <w:tc>
          <w:tcPr>
            <w:tcW w:w="1856" w:type="dxa"/>
            <w:vAlign w:val="center"/>
          </w:tcPr>
          <w:p w14:paraId="5F9270AB" w14:textId="77777777" w:rsidR="00C82146" w:rsidRPr="00DC6FC1" w:rsidRDefault="00C82146" w:rsidP="002232F9">
            <w:pPr>
              <w:shd w:val="clear" w:color="auto" w:fill="FFFFFF"/>
              <w:spacing w:before="100" w:beforeAutospacing="1" w:after="100" w:afterAutospacing="1"/>
              <w:outlineLvl w:val="2"/>
              <w:rPr>
                <w:sz w:val="24"/>
                <w:szCs w:val="24"/>
                <w:lang w:eastAsia="es-DO"/>
              </w:rPr>
            </w:pPr>
            <w:r w:rsidRPr="005F1830">
              <w:rPr>
                <w:sz w:val="24"/>
                <w:szCs w:val="24"/>
                <w:lang w:eastAsia="es-DO"/>
              </w:rPr>
              <w:t>Almacenamiento interno</w:t>
            </w:r>
          </w:p>
        </w:tc>
        <w:tc>
          <w:tcPr>
            <w:tcW w:w="1634" w:type="dxa"/>
            <w:vAlign w:val="center"/>
          </w:tcPr>
          <w:p w14:paraId="0FF942EA" w14:textId="77777777" w:rsidR="00C82146" w:rsidRPr="00DC6FC1" w:rsidRDefault="00C82146" w:rsidP="002232F9">
            <w:pPr>
              <w:spacing w:before="100" w:beforeAutospacing="1" w:after="100" w:afterAutospacing="1"/>
              <w:rPr>
                <w:noProof/>
                <w:sz w:val="24"/>
                <w:szCs w:val="24"/>
                <w:lang w:eastAsia="es-DO"/>
              </w:rPr>
            </w:pPr>
            <w:r w:rsidRPr="00DC6FC1">
              <w:rPr>
                <w:noProof/>
                <w:sz w:val="24"/>
                <w:szCs w:val="24"/>
                <w:lang w:val="es-DO" w:eastAsia="es-DO" w:bidi="ar-SA"/>
              </w:rPr>
              <mc:AlternateContent>
                <mc:Choice Requires="wps">
                  <w:drawing>
                    <wp:anchor distT="0" distB="0" distL="114300" distR="114300" simplePos="0" relativeHeight="251683328" behindDoc="0" locked="0" layoutInCell="1" allowOverlap="1" wp14:anchorId="3298D01D" wp14:editId="2B74B078">
                      <wp:simplePos x="0" y="0"/>
                      <wp:positionH relativeFrom="column">
                        <wp:posOffset>106045</wp:posOffset>
                      </wp:positionH>
                      <wp:positionV relativeFrom="paragraph">
                        <wp:posOffset>34925</wp:posOffset>
                      </wp:positionV>
                      <wp:extent cx="719455" cy="327660"/>
                      <wp:effectExtent l="0" t="0" r="23495" b="15240"/>
                      <wp:wrapNone/>
                      <wp:docPr id="59" name="Almacenamiento interno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9455" cy="327660"/>
                              </a:xfrm>
                              <a:prstGeom prst="flowChartInternalStorag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F77F7C6" id="_x0000_t113" coordsize="21600,21600" o:spt="113" path="m,l,21600r21600,l21600,xem4236,nfl4236,21600em,4236nfl21600,4236e">
                      <v:stroke joinstyle="miter"/>
                      <v:path o:extrusionok="f" gradientshapeok="t" o:connecttype="rect" textboxrect="4236,4236,21600,21600"/>
                    </v:shapetype>
                    <v:shape id="Almacenamiento interno 59" o:spid="_x0000_s1026" type="#_x0000_t113" style="position:absolute;margin-left:8.35pt;margin-top:2.75pt;width:56.65pt;height:25.8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" fillcolor="#4f81bd [3204]" strokecolor="#243f60 [1604]" strokeweight="2pt"/>
                  </w:pict>
                </mc:Fallback>
              </mc:AlternateContent>
            </w:r>
          </w:p>
        </w:tc>
        <w:tc>
          <w:tcPr>
            <w:tcW w:w="5639" w:type="dxa"/>
            <w:vAlign w:val="center"/>
          </w:tcPr>
          <w:p w14:paraId="6888C8F9" w14:textId="77777777" w:rsidR="00C82146" w:rsidRPr="00D90098" w:rsidRDefault="00C82146" w:rsidP="002232F9">
            <w:pPr>
              <w:shd w:val="clear" w:color="auto" w:fill="FFFFFF"/>
              <w:spacing w:before="100" w:beforeAutospacing="1" w:after="100" w:afterAutospacing="1"/>
              <w:jc w:val="both"/>
              <w:rPr>
                <w:sz w:val="24"/>
                <w:szCs w:val="24"/>
                <w:lang w:eastAsia="es-DO"/>
              </w:rPr>
            </w:pPr>
            <w:r w:rsidRPr="00D90098">
              <w:rPr>
                <w:bCs/>
                <w:sz w:val="24"/>
                <w:szCs w:val="24"/>
                <w:lang w:eastAsia="es-DO"/>
              </w:rPr>
              <w:t>Indica un dispositivo de almacenamiento interno.</w:t>
            </w:r>
          </w:p>
        </w:tc>
      </w:tr>
    </w:tbl>
    <w:p w14:paraId="36D990ED" w14:textId="77777777" w:rsidR="00AC1D54" w:rsidRPr="00FA68CD" w:rsidRDefault="00AC1D54" w:rsidP="00FA68CD">
      <w:pPr>
        <w:pStyle w:val="Prrafodelista"/>
        <w:rPr>
          <w:sz w:val="20"/>
        </w:rPr>
      </w:pPr>
    </w:p>
    <w:p w14:paraId="5399B069" w14:textId="77777777" w:rsidR="00C82146" w:rsidRPr="00D90098" w:rsidRDefault="00D90098" w:rsidP="00C82146">
      <w:pPr>
        <w:tabs>
          <w:tab w:val="left" w:pos="850"/>
        </w:tabs>
        <w:spacing w:before="90"/>
        <w:ind w:right="132"/>
        <w:jc w:val="both"/>
        <w:rPr>
          <w:rFonts w:ascii="Segoe UI" w:hAnsi="Segoe UI" w:cs="Segoe UI"/>
          <w:b/>
          <w:i/>
          <w:sz w:val="23"/>
          <w:szCs w:val="23"/>
        </w:rPr>
      </w:pPr>
      <w:r w:rsidRPr="00D90098">
        <w:rPr>
          <w:rFonts w:ascii="Segoe UI" w:hAnsi="Segoe UI" w:cs="Segoe UI"/>
          <w:b/>
          <w:i/>
          <w:sz w:val="23"/>
          <w:szCs w:val="23"/>
        </w:rPr>
        <w:t>Observación:</w:t>
      </w:r>
    </w:p>
    <w:p w14:paraId="4A117D97" w14:textId="77777777" w:rsidR="00D90098" w:rsidRDefault="00D90098" w:rsidP="00D90098">
      <w:pPr>
        <w:pStyle w:val="Prrafodelista"/>
      </w:pPr>
    </w:p>
    <w:p w14:paraId="1C0BF4B5" w14:textId="5CB499C9" w:rsidR="00D90098" w:rsidRDefault="00D90098" w:rsidP="00D90098">
      <w:pPr>
        <w:pStyle w:val="Prrafodelista"/>
        <w:numPr>
          <w:ilvl w:val="0"/>
          <w:numId w:val="8"/>
        </w:numPr>
        <w:tabs>
          <w:tab w:val="left" w:pos="850"/>
        </w:tabs>
        <w:spacing w:before="90"/>
        <w:ind w:right="132"/>
        <w:jc w:val="both"/>
        <w:rPr>
          <w:rFonts w:ascii="Segoe UI" w:hAnsi="Segoe UI" w:cs="Segoe UI"/>
          <w:i/>
          <w:sz w:val="23"/>
          <w:szCs w:val="23"/>
        </w:rPr>
      </w:pPr>
      <w:r>
        <w:rPr>
          <w:rFonts w:ascii="Segoe UI" w:hAnsi="Segoe UI" w:cs="Segoe UI"/>
          <w:i/>
          <w:sz w:val="23"/>
          <w:szCs w:val="23"/>
        </w:rPr>
        <w:t xml:space="preserve">Vamos a tomar </w:t>
      </w:r>
      <w:r w:rsidR="00E70670">
        <w:rPr>
          <w:rFonts w:ascii="Segoe UI" w:hAnsi="Segoe UI" w:cs="Segoe UI"/>
          <w:i/>
          <w:sz w:val="23"/>
          <w:szCs w:val="23"/>
        </w:rPr>
        <w:t xml:space="preserve">uno </w:t>
      </w:r>
      <w:r>
        <w:rPr>
          <w:rFonts w:ascii="Segoe UI" w:hAnsi="Segoe UI" w:cs="Segoe UI"/>
          <w:i/>
          <w:sz w:val="23"/>
          <w:szCs w:val="23"/>
        </w:rPr>
        <w:t>de los procesos antes indicados y realizar el diagrama de flujo.</w:t>
      </w:r>
    </w:p>
    <w:p w14:paraId="11B777FB" w14:textId="77777777" w:rsidR="00AC1D54" w:rsidRPr="00FA68CD" w:rsidRDefault="00AC1D54" w:rsidP="00AC1D54">
      <w:pPr>
        <w:pStyle w:val="Prrafodelista"/>
        <w:tabs>
          <w:tab w:val="left" w:pos="850"/>
        </w:tabs>
        <w:spacing w:before="90"/>
        <w:ind w:left="720" w:right="132" w:firstLine="0"/>
        <w:jc w:val="both"/>
        <w:rPr>
          <w:rFonts w:ascii="Segoe UI" w:hAnsi="Segoe UI" w:cs="Segoe UI"/>
          <w:i/>
          <w:sz w:val="8"/>
          <w:szCs w:val="23"/>
        </w:rPr>
      </w:pPr>
    </w:p>
    <w:p w14:paraId="4682A2D0" w14:textId="77777777" w:rsidR="00D90098" w:rsidRDefault="00D90098" w:rsidP="00D90098">
      <w:pPr>
        <w:pStyle w:val="Prrafodelista"/>
        <w:numPr>
          <w:ilvl w:val="0"/>
          <w:numId w:val="8"/>
        </w:numPr>
        <w:tabs>
          <w:tab w:val="left" w:pos="850"/>
        </w:tabs>
        <w:spacing w:before="90"/>
        <w:ind w:right="132"/>
        <w:jc w:val="both"/>
        <w:rPr>
          <w:rFonts w:ascii="Segoe UI" w:hAnsi="Segoe UI" w:cs="Segoe UI"/>
          <w:i/>
          <w:sz w:val="23"/>
          <w:szCs w:val="23"/>
        </w:rPr>
      </w:pPr>
      <w:r w:rsidRPr="00D90098">
        <w:rPr>
          <w:rFonts w:ascii="Segoe UI" w:hAnsi="Segoe UI" w:cs="Segoe UI"/>
          <w:i/>
          <w:sz w:val="23"/>
          <w:szCs w:val="23"/>
        </w:rPr>
        <w:t>Vamos a leer, el concepto de cada diagrama, y utilizar en que entienda conveniente dentro de los pasos que debemos de realizar en el cada uno de los procesos.</w:t>
      </w:r>
    </w:p>
    <w:p w14:paraId="1CACDC1B" w14:textId="77777777" w:rsidR="00FA68CD" w:rsidRPr="00FA68CD" w:rsidRDefault="00FA68CD" w:rsidP="00FA68CD">
      <w:pPr>
        <w:pStyle w:val="Prrafodelista"/>
        <w:tabs>
          <w:tab w:val="left" w:pos="850"/>
        </w:tabs>
        <w:spacing w:before="90"/>
        <w:ind w:left="720" w:right="132" w:firstLine="0"/>
        <w:jc w:val="both"/>
        <w:rPr>
          <w:rFonts w:ascii="Segoe UI" w:hAnsi="Segoe UI" w:cs="Segoe UI"/>
          <w:i/>
          <w:sz w:val="8"/>
          <w:szCs w:val="23"/>
        </w:rPr>
      </w:pPr>
    </w:p>
    <w:p w14:paraId="2E84C9C8" w14:textId="77777777" w:rsidR="00FA68CD" w:rsidRPr="00FA68CD" w:rsidRDefault="00FA68CD" w:rsidP="00FA68CD">
      <w:pPr>
        <w:pStyle w:val="Prrafodelista"/>
        <w:numPr>
          <w:ilvl w:val="0"/>
          <w:numId w:val="8"/>
        </w:numPr>
        <w:jc w:val="both"/>
        <w:rPr>
          <w:rFonts w:ascii="Segoe UI" w:hAnsi="Segoe UI" w:cs="Segoe UI"/>
          <w:i/>
          <w:sz w:val="23"/>
          <w:szCs w:val="23"/>
        </w:rPr>
      </w:pPr>
      <w:r w:rsidRPr="00FA68CD">
        <w:rPr>
          <w:rFonts w:ascii="Segoe UI" w:hAnsi="Segoe UI" w:cs="Segoe UI"/>
          <w:i/>
          <w:sz w:val="23"/>
          <w:szCs w:val="23"/>
        </w:rPr>
        <w:t>Entrar a Excel, en la pestaña INSERTAR (damos click), nos vamos a reglón de FORMAS (damos click), buscamos el reglón de Diagrama de flujo.</w:t>
      </w:r>
    </w:p>
    <w:p w14:paraId="373DCC8E" w14:textId="77777777" w:rsidR="00D90098" w:rsidRPr="00321B93" w:rsidRDefault="00D90098" w:rsidP="00321B93">
      <w:pPr>
        <w:rPr>
          <w:rFonts w:ascii="Segoe UI" w:hAnsi="Segoe UI" w:cs="Segoe UI"/>
        </w:rPr>
      </w:pPr>
    </w:p>
    <w:p w14:paraId="58DD47B0" w14:textId="77777777" w:rsidR="00E07598" w:rsidRPr="004647C3" w:rsidRDefault="00E07598" w:rsidP="00E07598">
      <w:pPr>
        <w:pStyle w:val="Ttulo3"/>
        <w:keepNext w:val="0"/>
        <w:keepLines w:val="0"/>
        <w:widowControl/>
        <w:autoSpaceDE/>
        <w:autoSpaceDN/>
        <w:spacing w:before="0" w:after="100" w:afterAutospacing="1"/>
        <w:rPr>
          <w:rFonts w:ascii="Segoe UI" w:hAnsi="Segoe UI" w:cs="Segoe UI"/>
          <w:b/>
          <w:bCs/>
          <w:color w:val="495057"/>
          <w:sz w:val="27"/>
          <w:szCs w:val="27"/>
        </w:rPr>
      </w:pPr>
      <w:r w:rsidRPr="004647C3">
        <w:rPr>
          <w:rFonts w:ascii="Segoe UI" w:hAnsi="Segoe UI" w:cs="Segoe UI"/>
          <w:b/>
          <w:i/>
          <w:iCs/>
          <w:color w:val="495057"/>
          <w:sz w:val="27"/>
          <w:szCs w:val="27"/>
        </w:rPr>
        <w:t>Metodología de Participación o Criterio de Evaluación:</w:t>
      </w:r>
    </w:p>
    <w:p w14:paraId="3C141E8D" w14:textId="77777777" w:rsidR="00FA68CD" w:rsidRPr="004506CB" w:rsidRDefault="00FA68CD" w:rsidP="00FA68CD">
      <w:pPr>
        <w:spacing w:after="100" w:afterAutospacing="1"/>
        <w:jc w:val="both"/>
        <w:outlineLvl w:val="4"/>
        <w:rPr>
          <w:rFonts w:ascii="Segoe UI" w:hAnsi="Segoe UI" w:cs="Segoe UI"/>
          <w:i/>
          <w:color w:val="495057"/>
          <w:sz w:val="23"/>
          <w:szCs w:val="23"/>
        </w:rPr>
      </w:pPr>
      <w:r w:rsidRPr="00C77FF9">
        <w:rPr>
          <w:rFonts w:ascii="Segoe UI" w:hAnsi="Segoe UI" w:cs="Segoe UI"/>
          <w:b/>
          <w:bCs/>
          <w:i/>
          <w:iCs/>
          <w:color w:val="495057"/>
          <w:sz w:val="20"/>
          <w:szCs w:val="20"/>
          <w:lang w:eastAsia="es-DO"/>
        </w:rPr>
        <w:t>Objetivos específicos:</w:t>
      </w:r>
      <w:r>
        <w:rPr>
          <w:rFonts w:ascii="Segoe UI" w:hAnsi="Segoe UI" w:cs="Segoe UI"/>
          <w:b/>
          <w:bCs/>
          <w:i/>
          <w:iCs/>
          <w:color w:val="495057"/>
          <w:sz w:val="20"/>
          <w:szCs w:val="20"/>
          <w:lang w:eastAsia="es-DO"/>
        </w:rPr>
        <w:t xml:space="preserve"> </w:t>
      </w:r>
      <w:r w:rsidRPr="004506CB">
        <w:rPr>
          <w:rFonts w:ascii="Segoe UI" w:hAnsi="Segoe UI" w:cs="Segoe UI"/>
          <w:i/>
          <w:color w:val="373A3C"/>
          <w:sz w:val="23"/>
          <w:szCs w:val="23"/>
        </w:rPr>
        <w:t>es dotar a los estudiantes de las herramientas de diagramas de flujos para facilitar el análisis y entendimiento de los procedimientos administrativos y contables.</w:t>
      </w:r>
    </w:p>
    <w:p w14:paraId="6AE4EB79" w14:textId="77777777" w:rsidR="004647C3" w:rsidRPr="004647C3" w:rsidRDefault="00E07598" w:rsidP="00FA68CD">
      <w:pPr>
        <w:spacing w:after="100" w:afterAutospacing="1" w:line="360" w:lineRule="auto"/>
        <w:jc w:val="both"/>
        <w:outlineLvl w:val="4"/>
        <w:rPr>
          <w:rFonts w:ascii="Segoe UI" w:hAnsi="Segoe UI" w:cs="Segoe UI"/>
          <w:color w:val="495057"/>
          <w:sz w:val="23"/>
          <w:szCs w:val="23"/>
          <w:lang w:eastAsia="es-DO"/>
        </w:rPr>
      </w:pPr>
      <w:r w:rsidRPr="004647C3">
        <w:rPr>
          <w:rFonts w:ascii="Segoe UI" w:hAnsi="Segoe UI" w:cs="Segoe UI"/>
          <w:i/>
          <w:iCs/>
          <w:color w:val="495057"/>
          <w:sz w:val="23"/>
          <w:szCs w:val="23"/>
          <w:lang w:eastAsia="es-DO"/>
        </w:rPr>
        <w:t xml:space="preserve">La </w:t>
      </w:r>
      <w:r w:rsidR="00844E30" w:rsidRPr="004647C3">
        <w:rPr>
          <w:rFonts w:ascii="Segoe UI" w:hAnsi="Segoe UI" w:cs="Segoe UI"/>
          <w:i/>
          <w:iCs/>
          <w:color w:val="495057"/>
          <w:sz w:val="23"/>
          <w:szCs w:val="23"/>
          <w:lang w:eastAsia="es-DO"/>
        </w:rPr>
        <w:t>práctica</w:t>
      </w:r>
      <w:r w:rsidRPr="004647C3">
        <w:rPr>
          <w:rFonts w:ascii="Segoe UI" w:hAnsi="Segoe UI" w:cs="Segoe UI"/>
          <w:i/>
          <w:iCs/>
          <w:color w:val="495057"/>
          <w:sz w:val="23"/>
          <w:szCs w:val="23"/>
          <w:lang w:eastAsia="es-DO"/>
        </w:rPr>
        <w:t xml:space="preserve"> tendrá una duración de</w:t>
      </w:r>
      <w:r w:rsidR="00700574">
        <w:rPr>
          <w:rFonts w:ascii="Segoe UI" w:hAnsi="Segoe UI" w:cs="Segoe UI"/>
          <w:i/>
          <w:iCs/>
          <w:color w:val="495057"/>
          <w:sz w:val="23"/>
          <w:szCs w:val="23"/>
          <w:lang w:eastAsia="es-DO"/>
        </w:rPr>
        <w:t xml:space="preserve"> una o varias</w:t>
      </w:r>
      <w:r w:rsidRPr="004647C3">
        <w:rPr>
          <w:rFonts w:ascii="Segoe UI" w:hAnsi="Segoe UI" w:cs="Segoe UI"/>
          <w:i/>
          <w:iCs/>
          <w:color w:val="495057"/>
          <w:sz w:val="23"/>
          <w:szCs w:val="23"/>
          <w:lang w:eastAsia="es-DO"/>
        </w:rPr>
        <w:t xml:space="preserve"> semana (s) a partir de la fecha de liberación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1717"/>
        <w:gridCol w:w="1134"/>
        <w:gridCol w:w="1525"/>
      </w:tblGrid>
      <w:tr w:rsidR="00E07598" w:rsidRPr="004647C3" w14:paraId="58DD9150" w14:textId="77777777" w:rsidTr="00700574">
        <w:trPr>
          <w:tblHeader/>
          <w:jc w:val="center"/>
        </w:trPr>
        <w:tc>
          <w:tcPr>
            <w:tcW w:w="619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2A8281" w14:textId="77777777" w:rsidR="00E07598" w:rsidRPr="004647C3" w:rsidRDefault="00E07598" w:rsidP="00E334FD">
            <w:pPr>
              <w:pBdr>
                <w:top w:val="dashed" w:sz="6" w:space="0" w:color="BBBBBB"/>
                <w:left w:val="dashed" w:sz="6" w:space="0" w:color="BBBBBB"/>
                <w:bottom w:val="dashed" w:sz="6" w:space="0" w:color="BBBBBB"/>
                <w:right w:val="dashed" w:sz="6" w:space="0" w:color="BBBBBB"/>
              </w:pBdr>
              <w:spacing w:line="630" w:lineRule="atLeast"/>
              <w:jc w:val="center"/>
              <w:rPr>
                <w:rFonts w:ascii="Segoe UI" w:hAnsi="Segoe UI" w:cs="Segoe UI"/>
                <w:b/>
                <w:bCs/>
                <w:color w:val="868E96"/>
                <w:sz w:val="28"/>
                <w:szCs w:val="28"/>
                <w:lang w:eastAsia="es-DO"/>
              </w:rPr>
            </w:pPr>
            <w:r w:rsidRPr="004647C3">
              <w:rPr>
                <w:rFonts w:ascii="Segoe UI" w:hAnsi="Segoe UI" w:cs="Segoe UI"/>
                <w:b/>
                <w:bCs/>
                <w:sz w:val="28"/>
                <w:szCs w:val="28"/>
                <w:lang w:eastAsia="es-DO"/>
              </w:rPr>
              <w:t>HORARIO</w:t>
            </w:r>
          </w:p>
        </w:tc>
      </w:tr>
      <w:tr w:rsidR="00E07598" w:rsidRPr="004647C3" w14:paraId="68B4924E" w14:textId="77777777" w:rsidTr="00700574">
        <w:trPr>
          <w:trHeight w:val="567"/>
          <w:tblHeader/>
          <w:jc w:val="center"/>
        </w:trPr>
        <w:tc>
          <w:tcPr>
            <w:tcW w:w="1819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471C8D0B" w14:textId="77777777" w:rsidR="00E07598" w:rsidRPr="004647C3" w:rsidRDefault="00E07598" w:rsidP="004647C3">
            <w:pPr>
              <w:spacing w:after="100" w:afterAutospacing="1"/>
              <w:jc w:val="center"/>
              <w:outlineLvl w:val="4"/>
              <w:rPr>
                <w:rFonts w:ascii="Segoe UI" w:hAnsi="Segoe UI" w:cs="Segoe UI"/>
                <w:i/>
                <w:color w:val="495057"/>
                <w:sz w:val="23"/>
                <w:szCs w:val="23"/>
                <w:lang w:eastAsia="es-DO"/>
              </w:rPr>
            </w:pPr>
            <w:r w:rsidRPr="004647C3">
              <w:rPr>
                <w:rFonts w:ascii="Segoe UI" w:hAnsi="Segoe UI" w:cs="Segoe UI"/>
                <w:b/>
                <w:bCs/>
                <w:i/>
                <w:iCs/>
                <w:color w:val="495057"/>
                <w:sz w:val="23"/>
                <w:szCs w:val="23"/>
                <w:lang w:eastAsia="es-DO"/>
              </w:rPr>
              <w:t>Fecha Inicio:</w:t>
            </w:r>
          </w:p>
        </w:tc>
        <w:tc>
          <w:tcPr>
            <w:tcW w:w="1717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2D5BB6D0" w14:textId="77777777" w:rsidR="00E07598" w:rsidRPr="004647C3" w:rsidRDefault="00700574" w:rsidP="00700574">
            <w:pPr>
              <w:jc w:val="center"/>
              <w:rPr>
                <w:rFonts w:ascii="Segoe UI" w:hAnsi="Segoe UI" w:cs="Segoe UI"/>
                <w:b/>
                <w:bCs/>
                <w:i/>
                <w:color w:val="495057"/>
                <w:sz w:val="23"/>
                <w:szCs w:val="23"/>
                <w:lang w:eastAsia="es-DO"/>
              </w:rPr>
            </w:pPr>
            <w:r>
              <w:rPr>
                <w:rFonts w:ascii="Segoe UI" w:hAnsi="Segoe UI" w:cs="Segoe UI"/>
                <w:i/>
                <w:color w:val="495057"/>
                <w:sz w:val="23"/>
                <w:szCs w:val="23"/>
                <w:lang w:eastAsia="es-DO"/>
              </w:rPr>
              <w:t>dd</w:t>
            </w:r>
            <w:r w:rsidR="00E07598" w:rsidRPr="004647C3">
              <w:rPr>
                <w:rFonts w:ascii="Segoe UI" w:hAnsi="Segoe UI" w:cs="Segoe UI"/>
                <w:i/>
                <w:color w:val="495057"/>
                <w:sz w:val="23"/>
                <w:szCs w:val="23"/>
                <w:lang w:eastAsia="es-DO"/>
              </w:rPr>
              <w:t>/</w:t>
            </w:r>
            <w:r>
              <w:rPr>
                <w:rFonts w:ascii="Segoe UI" w:hAnsi="Segoe UI" w:cs="Segoe UI"/>
                <w:i/>
                <w:color w:val="495057"/>
                <w:sz w:val="23"/>
                <w:szCs w:val="23"/>
                <w:lang w:eastAsia="es-DO"/>
              </w:rPr>
              <w:t>mm</w:t>
            </w:r>
            <w:r w:rsidR="00E07598" w:rsidRPr="004647C3">
              <w:rPr>
                <w:rFonts w:ascii="Segoe UI" w:hAnsi="Segoe UI" w:cs="Segoe UI"/>
                <w:i/>
                <w:color w:val="495057"/>
                <w:sz w:val="23"/>
                <w:szCs w:val="23"/>
                <w:lang w:eastAsia="es-DO"/>
              </w:rPr>
              <w:t>/</w:t>
            </w:r>
            <w:r>
              <w:rPr>
                <w:rFonts w:ascii="Segoe UI" w:hAnsi="Segoe UI" w:cs="Segoe UI"/>
                <w:i/>
                <w:color w:val="495057"/>
                <w:sz w:val="23"/>
                <w:szCs w:val="23"/>
                <w:lang w:eastAsia="es-DO"/>
              </w:rPr>
              <w:t>aaaa</w:t>
            </w:r>
          </w:p>
        </w:tc>
        <w:tc>
          <w:tcPr>
            <w:tcW w:w="1134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32811EE8" w14:textId="77777777" w:rsidR="00E07598" w:rsidRPr="004647C3" w:rsidRDefault="00E07598" w:rsidP="004647C3">
            <w:pPr>
              <w:spacing w:after="100" w:afterAutospacing="1"/>
              <w:jc w:val="center"/>
              <w:outlineLvl w:val="4"/>
              <w:rPr>
                <w:rFonts w:ascii="Segoe UI" w:hAnsi="Segoe UI" w:cs="Segoe UI"/>
                <w:i/>
                <w:color w:val="495057"/>
                <w:sz w:val="23"/>
                <w:szCs w:val="23"/>
                <w:lang w:eastAsia="es-DO"/>
              </w:rPr>
            </w:pPr>
            <w:r w:rsidRPr="004647C3">
              <w:rPr>
                <w:rFonts w:ascii="Segoe UI" w:hAnsi="Segoe UI" w:cs="Segoe UI"/>
                <w:b/>
                <w:bCs/>
                <w:i/>
                <w:iCs/>
                <w:color w:val="495057"/>
                <w:sz w:val="23"/>
                <w:szCs w:val="23"/>
                <w:lang w:eastAsia="es-DO"/>
              </w:rPr>
              <w:t>Hora:</w:t>
            </w:r>
          </w:p>
        </w:tc>
        <w:tc>
          <w:tcPr>
            <w:tcW w:w="152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1E8B7FDA" w14:textId="77777777" w:rsidR="00E07598" w:rsidRPr="00700574" w:rsidRDefault="00700574" w:rsidP="00700574">
            <w:pPr>
              <w:jc w:val="center"/>
              <w:rPr>
                <w:rFonts w:ascii="Segoe UI" w:hAnsi="Segoe UI" w:cs="Segoe UI"/>
                <w:bCs/>
                <w:i/>
                <w:color w:val="495057"/>
                <w:sz w:val="23"/>
                <w:szCs w:val="23"/>
                <w:lang w:eastAsia="es-DO"/>
              </w:rPr>
            </w:pPr>
            <w:r w:rsidRPr="00700574">
              <w:rPr>
                <w:rFonts w:ascii="Segoe UI" w:hAnsi="Segoe UI" w:cs="Segoe UI"/>
                <w:bCs/>
                <w:i/>
                <w:color w:val="495057"/>
                <w:sz w:val="23"/>
                <w:szCs w:val="23"/>
                <w:lang w:eastAsia="es-DO"/>
              </w:rPr>
              <w:t>00</w:t>
            </w:r>
            <w:r w:rsidR="007B7FFA" w:rsidRPr="00700574">
              <w:rPr>
                <w:rFonts w:ascii="Segoe UI" w:hAnsi="Segoe UI" w:cs="Segoe UI"/>
                <w:bCs/>
                <w:i/>
                <w:color w:val="495057"/>
                <w:sz w:val="23"/>
                <w:szCs w:val="23"/>
                <w:lang w:eastAsia="es-DO"/>
              </w:rPr>
              <w:t>:00</w:t>
            </w:r>
          </w:p>
        </w:tc>
      </w:tr>
      <w:tr w:rsidR="00E07598" w:rsidRPr="004647C3" w14:paraId="618EC05C" w14:textId="77777777" w:rsidTr="00700574">
        <w:trPr>
          <w:trHeight w:val="567"/>
          <w:jc w:val="center"/>
        </w:trPr>
        <w:tc>
          <w:tcPr>
            <w:tcW w:w="1819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725D9871" w14:textId="77777777" w:rsidR="00E07598" w:rsidRPr="004647C3" w:rsidRDefault="00E07598" w:rsidP="004647C3">
            <w:pPr>
              <w:spacing w:after="100" w:afterAutospacing="1"/>
              <w:jc w:val="center"/>
              <w:outlineLvl w:val="4"/>
              <w:rPr>
                <w:rFonts w:ascii="Segoe UI" w:hAnsi="Segoe UI" w:cs="Segoe UI"/>
                <w:i/>
                <w:color w:val="495057"/>
                <w:sz w:val="23"/>
                <w:szCs w:val="23"/>
                <w:lang w:eastAsia="es-DO"/>
              </w:rPr>
            </w:pPr>
            <w:r w:rsidRPr="004647C3">
              <w:rPr>
                <w:rFonts w:ascii="Segoe UI" w:hAnsi="Segoe UI" w:cs="Segoe UI"/>
                <w:b/>
                <w:bCs/>
                <w:i/>
                <w:iCs/>
                <w:color w:val="495057"/>
                <w:sz w:val="23"/>
                <w:szCs w:val="23"/>
                <w:lang w:eastAsia="es-DO"/>
              </w:rPr>
              <w:t>Fecha Final:</w:t>
            </w:r>
          </w:p>
        </w:tc>
        <w:tc>
          <w:tcPr>
            <w:tcW w:w="1717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0BAE2CA7" w14:textId="77777777" w:rsidR="00E07598" w:rsidRPr="004647C3" w:rsidRDefault="00700574" w:rsidP="007B7FFA">
            <w:pPr>
              <w:jc w:val="center"/>
              <w:rPr>
                <w:rFonts w:ascii="Segoe UI" w:hAnsi="Segoe UI" w:cs="Segoe UI"/>
                <w:i/>
                <w:color w:val="495057"/>
                <w:sz w:val="23"/>
                <w:szCs w:val="23"/>
                <w:lang w:eastAsia="es-DO"/>
              </w:rPr>
            </w:pPr>
            <w:r>
              <w:rPr>
                <w:rFonts w:ascii="Segoe UI" w:hAnsi="Segoe UI" w:cs="Segoe UI"/>
                <w:i/>
                <w:color w:val="495057"/>
                <w:sz w:val="23"/>
                <w:szCs w:val="23"/>
                <w:lang w:eastAsia="es-DO"/>
              </w:rPr>
              <w:t>dd</w:t>
            </w:r>
            <w:r w:rsidRPr="004647C3">
              <w:rPr>
                <w:rFonts w:ascii="Segoe UI" w:hAnsi="Segoe UI" w:cs="Segoe UI"/>
                <w:i/>
                <w:color w:val="495057"/>
                <w:sz w:val="23"/>
                <w:szCs w:val="23"/>
                <w:lang w:eastAsia="es-DO"/>
              </w:rPr>
              <w:t>/</w:t>
            </w:r>
            <w:r>
              <w:rPr>
                <w:rFonts w:ascii="Segoe UI" w:hAnsi="Segoe UI" w:cs="Segoe UI"/>
                <w:i/>
                <w:color w:val="495057"/>
                <w:sz w:val="23"/>
                <w:szCs w:val="23"/>
                <w:lang w:eastAsia="es-DO"/>
              </w:rPr>
              <w:t>mm</w:t>
            </w:r>
            <w:r w:rsidRPr="004647C3">
              <w:rPr>
                <w:rFonts w:ascii="Segoe UI" w:hAnsi="Segoe UI" w:cs="Segoe UI"/>
                <w:i/>
                <w:color w:val="495057"/>
                <w:sz w:val="23"/>
                <w:szCs w:val="23"/>
                <w:lang w:eastAsia="es-DO"/>
              </w:rPr>
              <w:t>/</w:t>
            </w:r>
            <w:r>
              <w:rPr>
                <w:rFonts w:ascii="Segoe UI" w:hAnsi="Segoe UI" w:cs="Segoe UI"/>
                <w:i/>
                <w:color w:val="495057"/>
                <w:sz w:val="23"/>
                <w:szCs w:val="23"/>
                <w:lang w:eastAsia="es-DO"/>
              </w:rPr>
              <w:t>aaaa</w:t>
            </w:r>
          </w:p>
        </w:tc>
        <w:tc>
          <w:tcPr>
            <w:tcW w:w="1134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33F3B10D" w14:textId="77777777" w:rsidR="00E07598" w:rsidRPr="004647C3" w:rsidRDefault="00E07598" w:rsidP="004647C3">
            <w:pPr>
              <w:spacing w:after="100" w:afterAutospacing="1"/>
              <w:jc w:val="center"/>
              <w:outlineLvl w:val="4"/>
              <w:rPr>
                <w:rFonts w:ascii="Segoe UI" w:hAnsi="Segoe UI" w:cs="Segoe UI"/>
                <w:i/>
                <w:color w:val="495057"/>
                <w:sz w:val="23"/>
                <w:szCs w:val="23"/>
                <w:lang w:eastAsia="es-DO"/>
              </w:rPr>
            </w:pPr>
            <w:r w:rsidRPr="004647C3">
              <w:rPr>
                <w:rFonts w:ascii="Segoe UI" w:hAnsi="Segoe UI" w:cs="Segoe UI"/>
                <w:b/>
                <w:bCs/>
                <w:i/>
                <w:iCs/>
                <w:color w:val="495057"/>
                <w:sz w:val="23"/>
                <w:szCs w:val="23"/>
                <w:lang w:eastAsia="es-DO"/>
              </w:rPr>
              <w:t>Hora:</w:t>
            </w:r>
          </w:p>
        </w:tc>
        <w:tc>
          <w:tcPr>
            <w:tcW w:w="152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26DC03E9" w14:textId="77777777" w:rsidR="00E07598" w:rsidRPr="004647C3" w:rsidRDefault="00700574" w:rsidP="004647C3">
            <w:pPr>
              <w:jc w:val="center"/>
              <w:rPr>
                <w:rFonts w:ascii="Segoe UI" w:hAnsi="Segoe UI" w:cs="Segoe UI"/>
                <w:b/>
                <w:bCs/>
                <w:i/>
                <w:color w:val="495057"/>
                <w:sz w:val="23"/>
                <w:szCs w:val="23"/>
                <w:lang w:eastAsia="es-DO"/>
              </w:rPr>
            </w:pPr>
            <w:r w:rsidRPr="00700574">
              <w:rPr>
                <w:rFonts w:ascii="Segoe UI" w:hAnsi="Segoe UI" w:cs="Segoe UI"/>
                <w:bCs/>
                <w:i/>
                <w:color w:val="495057"/>
                <w:sz w:val="23"/>
                <w:szCs w:val="23"/>
                <w:lang w:eastAsia="es-DO"/>
              </w:rPr>
              <w:t>00:00</w:t>
            </w:r>
          </w:p>
        </w:tc>
      </w:tr>
    </w:tbl>
    <w:p w14:paraId="3C766489" w14:textId="77777777" w:rsidR="005A0587" w:rsidRPr="004647C3" w:rsidRDefault="005A0587" w:rsidP="00E07598">
      <w:pPr>
        <w:pStyle w:val="Textoindependiente"/>
        <w:ind w:right="139"/>
        <w:rPr>
          <w:rFonts w:ascii="Segoe UI" w:hAnsi="Segoe UI" w:cs="Segoe UI"/>
          <w:sz w:val="20"/>
          <w:szCs w:val="20"/>
        </w:rPr>
      </w:pPr>
    </w:p>
    <w:p w14:paraId="24FBB0D1" w14:textId="77777777" w:rsidR="00E07598" w:rsidRPr="004647C3" w:rsidRDefault="00E07598" w:rsidP="00E07598">
      <w:pPr>
        <w:spacing w:after="100" w:afterAutospacing="1"/>
        <w:jc w:val="both"/>
        <w:rPr>
          <w:rFonts w:ascii="Segoe UI" w:hAnsi="Segoe UI" w:cs="Segoe UI"/>
          <w:color w:val="495057"/>
          <w:sz w:val="23"/>
          <w:szCs w:val="23"/>
          <w:lang w:eastAsia="es-DO"/>
        </w:rPr>
      </w:pPr>
      <w:r w:rsidRPr="004647C3">
        <w:rPr>
          <w:rFonts w:ascii="Segoe UI" w:hAnsi="Segoe UI" w:cs="Segoe UI"/>
          <w:b/>
          <w:bCs/>
          <w:i/>
          <w:iCs/>
          <w:color w:val="495057"/>
          <w:sz w:val="23"/>
          <w:szCs w:val="23"/>
          <w:lang w:eastAsia="es-DO"/>
        </w:rPr>
        <w:t>CONDICIONES:</w:t>
      </w:r>
    </w:p>
    <w:p w14:paraId="66BAFB9E" w14:textId="77777777" w:rsidR="00E07598" w:rsidRPr="004647C3" w:rsidRDefault="00E07598" w:rsidP="00E07598">
      <w:pPr>
        <w:widowControl/>
        <w:numPr>
          <w:ilvl w:val="0"/>
          <w:numId w:val="5"/>
        </w:numPr>
        <w:autoSpaceDE/>
        <w:autoSpaceDN/>
        <w:spacing w:after="100" w:afterAutospacing="1" w:line="360" w:lineRule="auto"/>
        <w:jc w:val="both"/>
        <w:outlineLvl w:val="5"/>
        <w:rPr>
          <w:rFonts w:ascii="Segoe UI" w:hAnsi="Segoe UI" w:cs="Segoe UI"/>
          <w:color w:val="495057"/>
          <w:sz w:val="20"/>
          <w:szCs w:val="20"/>
          <w:lang w:eastAsia="es-DO"/>
        </w:rPr>
      </w:pPr>
      <w:r w:rsidRPr="004647C3">
        <w:rPr>
          <w:rFonts w:ascii="Segoe UI" w:hAnsi="Segoe UI" w:cs="Segoe UI"/>
          <w:b/>
          <w:bCs/>
          <w:i/>
          <w:iCs/>
          <w:color w:val="495057"/>
          <w:sz w:val="20"/>
          <w:szCs w:val="20"/>
          <w:lang w:eastAsia="es-DO"/>
        </w:rPr>
        <w:t>Práctica:</w:t>
      </w:r>
      <w:r w:rsidRPr="004647C3">
        <w:rPr>
          <w:rFonts w:ascii="Segoe UI" w:hAnsi="Segoe UI" w:cs="Segoe UI"/>
          <w:b/>
          <w:bCs/>
          <w:color w:val="495057"/>
          <w:sz w:val="20"/>
          <w:szCs w:val="20"/>
          <w:lang w:eastAsia="es-DO"/>
        </w:rPr>
        <w:t>        </w:t>
      </w:r>
      <w:r w:rsidRPr="004647C3">
        <w:rPr>
          <w:rFonts w:ascii="Segoe UI" w:hAnsi="Segoe UI" w:cs="Segoe UI"/>
          <w:bCs/>
          <w:color w:val="495057"/>
          <w:sz w:val="20"/>
          <w:szCs w:val="20"/>
          <w:lang w:eastAsia="es-DO"/>
        </w:rPr>
        <w:t>C</w:t>
      </w:r>
      <w:r w:rsidRPr="004647C3">
        <w:rPr>
          <w:rFonts w:ascii="Segoe UI" w:hAnsi="Segoe UI" w:cs="Segoe UI"/>
          <w:i/>
          <w:iCs/>
          <w:color w:val="495057"/>
          <w:sz w:val="20"/>
          <w:szCs w:val="20"/>
          <w:lang w:eastAsia="es-DO"/>
        </w:rPr>
        <w:t>arácter obligatorio.</w:t>
      </w:r>
    </w:p>
    <w:p w14:paraId="2E53D75B" w14:textId="177C8C37" w:rsidR="00E07598" w:rsidRPr="004647C3" w:rsidRDefault="00E07598" w:rsidP="00E07598">
      <w:pPr>
        <w:widowControl/>
        <w:numPr>
          <w:ilvl w:val="0"/>
          <w:numId w:val="5"/>
        </w:numPr>
        <w:autoSpaceDE/>
        <w:autoSpaceDN/>
        <w:spacing w:after="100" w:afterAutospacing="1" w:line="360" w:lineRule="auto"/>
        <w:jc w:val="both"/>
        <w:outlineLvl w:val="5"/>
        <w:rPr>
          <w:rFonts w:ascii="Segoe UI" w:hAnsi="Segoe UI" w:cs="Segoe UI"/>
          <w:color w:val="495057"/>
          <w:sz w:val="20"/>
          <w:szCs w:val="20"/>
          <w:lang w:eastAsia="es-DO"/>
        </w:rPr>
      </w:pPr>
      <w:r w:rsidRPr="004647C3">
        <w:rPr>
          <w:rFonts w:ascii="Segoe UI" w:hAnsi="Segoe UI" w:cs="Segoe UI"/>
          <w:b/>
          <w:bCs/>
          <w:i/>
          <w:iCs/>
          <w:color w:val="495057"/>
          <w:sz w:val="20"/>
          <w:szCs w:val="20"/>
          <w:lang w:eastAsia="es-DO"/>
        </w:rPr>
        <w:t>Valoración:  </w:t>
      </w:r>
    </w:p>
    <w:p w14:paraId="61799AAB" w14:textId="77777777" w:rsidR="00E07598" w:rsidRPr="004647C3" w:rsidRDefault="00E07598" w:rsidP="00E07598">
      <w:pPr>
        <w:widowControl/>
        <w:numPr>
          <w:ilvl w:val="0"/>
          <w:numId w:val="5"/>
        </w:numPr>
        <w:autoSpaceDE/>
        <w:autoSpaceDN/>
        <w:spacing w:after="100" w:afterAutospacing="1" w:line="360" w:lineRule="auto"/>
        <w:jc w:val="both"/>
        <w:outlineLvl w:val="5"/>
        <w:rPr>
          <w:rFonts w:ascii="Segoe UI" w:hAnsi="Segoe UI" w:cs="Segoe UI"/>
          <w:color w:val="495057"/>
          <w:sz w:val="20"/>
          <w:szCs w:val="20"/>
          <w:lang w:eastAsia="es-DO"/>
        </w:rPr>
      </w:pPr>
      <w:r w:rsidRPr="004647C3">
        <w:rPr>
          <w:rFonts w:ascii="Segoe UI" w:hAnsi="Segoe UI" w:cs="Segoe UI"/>
          <w:b/>
          <w:i/>
          <w:iCs/>
          <w:color w:val="495057"/>
          <w:sz w:val="20"/>
          <w:szCs w:val="20"/>
          <w:lang w:eastAsia="es-DO"/>
        </w:rPr>
        <w:t>Formato:</w:t>
      </w:r>
      <w:r w:rsidRPr="004647C3">
        <w:rPr>
          <w:rFonts w:ascii="Segoe UI" w:hAnsi="Segoe UI" w:cs="Segoe UI"/>
          <w:i/>
          <w:iCs/>
          <w:color w:val="495057"/>
          <w:sz w:val="20"/>
          <w:szCs w:val="20"/>
          <w:lang w:eastAsia="es-DO"/>
        </w:rPr>
        <w:t xml:space="preserve"> La práctica serán realizadas de la siguiente manera:</w:t>
      </w:r>
    </w:p>
    <w:p w14:paraId="112F7F72" w14:textId="77777777" w:rsidR="00E07598" w:rsidRPr="004647C3" w:rsidRDefault="00E07598" w:rsidP="00E07598">
      <w:pPr>
        <w:widowControl/>
        <w:numPr>
          <w:ilvl w:val="0"/>
          <w:numId w:val="6"/>
        </w:numPr>
        <w:tabs>
          <w:tab w:val="clear" w:pos="720"/>
          <w:tab w:val="num" w:pos="1134"/>
        </w:tabs>
        <w:autoSpaceDE/>
        <w:autoSpaceDN/>
        <w:spacing w:after="100" w:afterAutospacing="1" w:line="360" w:lineRule="auto"/>
        <w:ind w:left="1134" w:hanging="425"/>
        <w:jc w:val="both"/>
        <w:outlineLvl w:val="4"/>
        <w:rPr>
          <w:rFonts w:ascii="Segoe UI" w:hAnsi="Segoe UI" w:cs="Segoe UI"/>
          <w:i/>
          <w:iCs/>
          <w:color w:val="495057"/>
          <w:sz w:val="20"/>
          <w:szCs w:val="20"/>
          <w:lang w:eastAsia="es-DO"/>
        </w:rPr>
      </w:pPr>
      <w:r w:rsidRPr="004647C3">
        <w:rPr>
          <w:rFonts w:ascii="Segoe UI" w:hAnsi="Segoe UI" w:cs="Segoe UI"/>
          <w:i/>
          <w:iCs/>
          <w:color w:val="495057"/>
          <w:sz w:val="20"/>
          <w:szCs w:val="20"/>
          <w:lang w:eastAsia="es-DO"/>
        </w:rPr>
        <w:t>Guarda en archivos con tu nombre, para ser enviadas en el espacio asignado.</w:t>
      </w:r>
    </w:p>
    <w:p w14:paraId="6638EC6A" w14:textId="77777777" w:rsidR="00E07598" w:rsidRPr="004647C3" w:rsidRDefault="00E07598" w:rsidP="00E07598">
      <w:pPr>
        <w:widowControl/>
        <w:numPr>
          <w:ilvl w:val="0"/>
          <w:numId w:val="6"/>
        </w:numPr>
        <w:tabs>
          <w:tab w:val="clear" w:pos="720"/>
          <w:tab w:val="num" w:pos="1134"/>
        </w:tabs>
        <w:autoSpaceDE/>
        <w:autoSpaceDN/>
        <w:spacing w:after="100" w:afterAutospacing="1" w:line="360" w:lineRule="auto"/>
        <w:ind w:left="1134" w:hanging="425"/>
        <w:jc w:val="both"/>
        <w:outlineLvl w:val="5"/>
        <w:rPr>
          <w:rFonts w:ascii="Segoe UI" w:hAnsi="Segoe UI" w:cs="Segoe UI"/>
          <w:i/>
          <w:iCs/>
          <w:color w:val="495057"/>
          <w:sz w:val="20"/>
          <w:szCs w:val="20"/>
          <w:lang w:eastAsia="es-DO"/>
        </w:rPr>
      </w:pPr>
      <w:r w:rsidRPr="004647C3">
        <w:rPr>
          <w:rFonts w:ascii="Segoe UI" w:hAnsi="Segoe UI" w:cs="Segoe UI"/>
          <w:i/>
          <w:iCs/>
          <w:color w:val="495057"/>
          <w:sz w:val="20"/>
          <w:szCs w:val="20"/>
          <w:lang w:eastAsia="es-DO"/>
        </w:rPr>
        <w:t>Deben enviarse en la fecha programada.</w:t>
      </w:r>
    </w:p>
    <w:p w14:paraId="30D27A99" w14:textId="77777777" w:rsidR="00321B93" w:rsidRPr="00321B93" w:rsidRDefault="00E07598" w:rsidP="00321B93">
      <w:pPr>
        <w:widowControl/>
        <w:numPr>
          <w:ilvl w:val="0"/>
          <w:numId w:val="6"/>
        </w:numPr>
        <w:tabs>
          <w:tab w:val="clear" w:pos="720"/>
          <w:tab w:val="num" w:pos="1134"/>
        </w:tabs>
        <w:autoSpaceDE/>
        <w:autoSpaceDN/>
        <w:spacing w:after="100" w:afterAutospacing="1" w:line="360" w:lineRule="auto"/>
        <w:ind w:left="1134" w:hanging="425"/>
        <w:jc w:val="both"/>
        <w:outlineLvl w:val="5"/>
        <w:rPr>
          <w:rFonts w:ascii="Segoe UI" w:hAnsi="Segoe UI" w:cs="Segoe UI"/>
          <w:i/>
          <w:iCs/>
          <w:color w:val="495057"/>
          <w:sz w:val="20"/>
          <w:szCs w:val="20"/>
          <w:lang w:eastAsia="es-DO"/>
        </w:rPr>
      </w:pPr>
      <w:r w:rsidRPr="004647C3">
        <w:rPr>
          <w:rFonts w:ascii="Segoe UI" w:hAnsi="Segoe UI" w:cs="Segoe UI"/>
          <w:i/>
          <w:iCs/>
          <w:color w:val="495057"/>
          <w:sz w:val="20"/>
          <w:szCs w:val="20"/>
          <w:lang w:eastAsia="es-DO"/>
        </w:rPr>
        <w:t>Las mismas serán individual o grupo</w:t>
      </w:r>
    </w:p>
    <w:p w14:paraId="15B5FC21" w14:textId="77777777" w:rsidR="00E07598" w:rsidRPr="00FA68CD" w:rsidRDefault="00E07598" w:rsidP="004647C3">
      <w:pPr>
        <w:spacing w:after="100" w:afterAutospacing="1" w:line="360" w:lineRule="auto"/>
        <w:jc w:val="both"/>
        <w:rPr>
          <w:rFonts w:ascii="Segoe UI" w:hAnsi="Segoe UI" w:cs="Segoe UI"/>
          <w:color w:val="495057"/>
          <w:sz w:val="20"/>
          <w:szCs w:val="20"/>
          <w:lang w:eastAsia="es-DO"/>
        </w:rPr>
      </w:pPr>
      <w:r w:rsidRPr="004647C3">
        <w:rPr>
          <w:rFonts w:ascii="Segoe UI" w:hAnsi="Segoe UI" w:cs="Segoe UI"/>
          <w:b/>
          <w:bCs/>
          <w:i/>
          <w:iCs/>
          <w:color w:val="495057"/>
          <w:sz w:val="20"/>
          <w:szCs w:val="20"/>
          <w:lang w:eastAsia="es-DO"/>
        </w:rPr>
        <w:t>Observación</w:t>
      </w:r>
      <w:r w:rsidRPr="004647C3">
        <w:rPr>
          <w:rFonts w:ascii="Segoe UI" w:hAnsi="Segoe UI" w:cs="Segoe UI"/>
          <w:i/>
          <w:iCs/>
          <w:color w:val="495057"/>
          <w:sz w:val="20"/>
          <w:szCs w:val="20"/>
          <w:lang w:eastAsia="es-DO"/>
        </w:rPr>
        <w:t>:</w:t>
      </w:r>
      <w:r w:rsidRPr="004647C3">
        <w:rPr>
          <w:rFonts w:ascii="Segoe UI" w:hAnsi="Segoe UI" w:cs="Segoe UI"/>
          <w:b/>
          <w:bCs/>
          <w:i/>
          <w:iCs/>
          <w:color w:val="495057"/>
          <w:sz w:val="20"/>
          <w:szCs w:val="20"/>
          <w:lang w:eastAsia="es-DO"/>
        </w:rPr>
        <w:t> </w:t>
      </w:r>
      <w:r w:rsidR="00FA68CD">
        <w:rPr>
          <w:rFonts w:ascii="Segoe UI" w:hAnsi="Segoe UI" w:cs="Segoe UI"/>
          <w:bCs/>
          <w:i/>
          <w:iCs/>
          <w:color w:val="495057"/>
          <w:sz w:val="20"/>
          <w:szCs w:val="20"/>
          <w:lang w:eastAsia="es-DO"/>
        </w:rPr>
        <w:t>De acuerdo a lo estudiado en la asignatura de Sistema de Contabilidad I, en la misma vimos los diferentes subsistemas.</w:t>
      </w:r>
    </w:p>
    <w:p w14:paraId="0196287A" w14:textId="77777777" w:rsidR="005A0587" w:rsidRPr="004647C3" w:rsidRDefault="005A0587" w:rsidP="00E07598">
      <w:pPr>
        <w:pStyle w:val="Textoindependiente"/>
        <w:ind w:right="139"/>
        <w:rPr>
          <w:rFonts w:ascii="Segoe UI" w:hAnsi="Segoe UI" w:cs="Segoe UI"/>
        </w:rPr>
      </w:pPr>
    </w:p>
    <w:p w14:paraId="789B836B" w14:textId="77777777" w:rsidR="005A0587" w:rsidRPr="004647C3" w:rsidRDefault="005A0587">
      <w:pPr>
        <w:pStyle w:val="Textoindependiente"/>
        <w:ind w:right="139"/>
        <w:jc w:val="right"/>
        <w:rPr>
          <w:rFonts w:ascii="Segoe UI" w:hAnsi="Segoe UI" w:cs="Segoe UI"/>
        </w:rPr>
      </w:pPr>
    </w:p>
    <w:p w14:paraId="010D9B6F" w14:textId="77777777" w:rsidR="007809CE" w:rsidRPr="004647C3" w:rsidRDefault="007809CE">
      <w:pPr>
        <w:pStyle w:val="Textoindependiente"/>
        <w:ind w:right="139"/>
        <w:jc w:val="right"/>
        <w:rPr>
          <w:rFonts w:ascii="Segoe UI" w:hAnsi="Segoe UI" w:cs="Segoe UI"/>
        </w:rPr>
      </w:pPr>
    </w:p>
    <w:p w14:paraId="02109E36" w14:textId="77777777" w:rsidR="007809CE" w:rsidRPr="004647C3" w:rsidRDefault="007809CE">
      <w:pPr>
        <w:pStyle w:val="Textoindependiente"/>
        <w:ind w:right="139"/>
        <w:jc w:val="right"/>
        <w:rPr>
          <w:rFonts w:ascii="Segoe UI" w:hAnsi="Segoe UI" w:cs="Segoe UI"/>
        </w:rPr>
      </w:pPr>
    </w:p>
    <w:p w14:paraId="52922987" w14:textId="77777777" w:rsidR="005A0587" w:rsidRPr="004647C3" w:rsidRDefault="005A0587">
      <w:pPr>
        <w:pStyle w:val="Textoindependiente"/>
        <w:ind w:right="139"/>
        <w:jc w:val="right"/>
        <w:rPr>
          <w:rFonts w:ascii="Segoe UI" w:hAnsi="Segoe UI" w:cs="Segoe UI"/>
        </w:rPr>
      </w:pPr>
    </w:p>
    <w:p w14:paraId="4C4FEFF4" w14:textId="77777777" w:rsidR="005F0B0A" w:rsidRPr="004647C3" w:rsidRDefault="00FB35BA">
      <w:pPr>
        <w:pStyle w:val="Textoindependiente"/>
        <w:ind w:right="139"/>
        <w:jc w:val="right"/>
        <w:rPr>
          <w:rFonts w:ascii="Segoe UI" w:hAnsi="Segoe UI" w:cs="Segoe UI"/>
          <w:i/>
          <w:sz w:val="23"/>
          <w:szCs w:val="23"/>
        </w:rPr>
      </w:pPr>
      <w:r w:rsidRPr="004647C3">
        <w:rPr>
          <w:rFonts w:ascii="Segoe UI" w:hAnsi="Segoe UI" w:cs="Segoe UI"/>
          <w:i/>
          <w:sz w:val="23"/>
          <w:szCs w:val="23"/>
        </w:rPr>
        <w:t>Buen@s</w:t>
      </w:r>
      <w:r w:rsidRPr="004647C3">
        <w:rPr>
          <w:rFonts w:ascii="Segoe UI" w:hAnsi="Segoe UI" w:cs="Segoe UI"/>
          <w:i/>
          <w:spacing w:val="-3"/>
          <w:sz w:val="23"/>
          <w:szCs w:val="23"/>
        </w:rPr>
        <w:t xml:space="preserve"> </w:t>
      </w:r>
      <w:r w:rsidRPr="004647C3">
        <w:rPr>
          <w:rFonts w:ascii="Segoe UI" w:hAnsi="Segoe UI" w:cs="Segoe UI"/>
          <w:i/>
          <w:sz w:val="23"/>
          <w:szCs w:val="23"/>
        </w:rPr>
        <w:t>suerte</w:t>
      </w:r>
    </w:p>
    <w:sectPr w:rsidR="005F0B0A" w:rsidRPr="004647C3" w:rsidSect="001C3A2E">
      <w:headerReference w:type="default" r:id="rId8"/>
      <w:type w:val="continuous"/>
      <w:pgSz w:w="11910" w:h="16840"/>
      <w:pgMar w:top="851" w:right="1560" w:bottom="280" w:left="1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58D510" w14:textId="77777777" w:rsidR="009619C2" w:rsidRDefault="009619C2" w:rsidP="001C3A2E">
      <w:r>
        <w:separator/>
      </w:r>
    </w:p>
  </w:endnote>
  <w:endnote w:type="continuationSeparator" w:id="0">
    <w:p w14:paraId="4ADFDF57" w14:textId="77777777" w:rsidR="009619C2" w:rsidRDefault="009619C2" w:rsidP="001C3A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95D824" w14:textId="77777777" w:rsidR="009619C2" w:rsidRDefault="009619C2" w:rsidP="001C3A2E">
      <w:r>
        <w:separator/>
      </w:r>
    </w:p>
  </w:footnote>
  <w:footnote w:type="continuationSeparator" w:id="0">
    <w:p w14:paraId="7EBAA6B6" w14:textId="77777777" w:rsidR="009619C2" w:rsidRDefault="009619C2" w:rsidP="001C3A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7657EE" w14:textId="77777777" w:rsidR="001C3A2E" w:rsidRPr="0012434F" w:rsidRDefault="001C3A2E" w:rsidP="001C3A2E">
    <w:pPr>
      <w:tabs>
        <w:tab w:val="left" w:pos="-3000"/>
      </w:tabs>
      <w:spacing w:line="360" w:lineRule="auto"/>
      <w:ind w:left="720" w:hanging="720"/>
      <w:rPr>
        <w:b/>
      </w:rPr>
    </w:pPr>
    <w:r>
      <w:rPr>
        <w:b/>
        <w:noProof/>
        <w:lang w:val="es-DO" w:eastAsia="es-DO" w:bidi="ar-SA"/>
      </w:rPr>
      <w:drawing>
        <wp:anchor distT="0" distB="0" distL="114300" distR="114300" simplePos="0" relativeHeight="251660288" behindDoc="1" locked="0" layoutInCell="1" allowOverlap="1" wp14:anchorId="280F32FA" wp14:editId="6A23617B">
          <wp:simplePos x="0" y="0"/>
          <wp:positionH relativeFrom="column">
            <wp:posOffset>2649220</wp:posOffset>
          </wp:positionH>
          <wp:positionV relativeFrom="paragraph">
            <wp:posOffset>55880</wp:posOffset>
          </wp:positionV>
          <wp:extent cx="608330" cy="584835"/>
          <wp:effectExtent l="0" t="0" r="1270" b="5715"/>
          <wp:wrapNone/>
          <wp:docPr id="4" name="Imagen 4" descr="http://3.bp.blogspot.com/_Uu58SQbLpI0/SsKccLjCxrI/AAAAAAAAAn8/nnfkgNW22sA/s320/1197121534321832681capellan2000_Escudo_Nacional_Dominicano.svg.hi.png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LOGGER_PHOTO_ID_5387040112238577330" descr="http://3.bp.blogspot.com/_Uu58SQbLpI0/SsKccLjCxrI/AAAAAAAAAn8/nnfkgNW22sA/s320/1197121534321832681capellan2000_Escudo_Nacional_Dominicano.svg.hi.png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 r:link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8330" cy="5848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4180BBE" w14:textId="77777777" w:rsidR="001C3A2E" w:rsidRPr="00372767" w:rsidRDefault="001C3A2E" w:rsidP="001C3A2E">
    <w:pPr>
      <w:spacing w:line="360" w:lineRule="auto"/>
      <w:jc w:val="right"/>
      <w:rPr>
        <w:b/>
      </w:rPr>
    </w:pPr>
    <w:r>
      <w:rPr>
        <w:b/>
        <w:noProof/>
        <w:lang w:val="es-DO" w:eastAsia="es-DO" w:bidi="ar-SA"/>
      </w:rPr>
      <w:drawing>
        <wp:anchor distT="0" distB="0" distL="114300" distR="114300" simplePos="0" relativeHeight="251661312" behindDoc="1" locked="0" layoutInCell="1" allowOverlap="1" wp14:anchorId="6A5FA285" wp14:editId="71EAA54D">
          <wp:simplePos x="0" y="0"/>
          <wp:positionH relativeFrom="column">
            <wp:posOffset>5247005</wp:posOffset>
          </wp:positionH>
          <wp:positionV relativeFrom="paragraph">
            <wp:posOffset>41275</wp:posOffset>
          </wp:positionV>
          <wp:extent cx="1009015" cy="931545"/>
          <wp:effectExtent l="0" t="0" r="635" b="1905"/>
          <wp:wrapNone/>
          <wp:docPr id="3" name="Imagen 3" descr="click to zo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ain_image" descr="click to zoom"/>
                  <pic:cNvPicPr>
                    <a:picLocks noChangeAspect="1" noChangeArrowheads="1"/>
                  </pic:cNvPicPr>
                </pic:nvPicPr>
                <pic:blipFill>
                  <a:blip r:embed="rId4" r:link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015" cy="931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DO" w:eastAsia="es-DO" w:bidi="ar-SA"/>
      </w:rPr>
      <w:drawing>
        <wp:anchor distT="0" distB="0" distL="114300" distR="114300" simplePos="0" relativeHeight="251659264" behindDoc="1" locked="0" layoutInCell="1" allowOverlap="1" wp14:anchorId="51D464C5" wp14:editId="5C2AC5B0">
          <wp:simplePos x="0" y="0"/>
          <wp:positionH relativeFrom="column">
            <wp:posOffset>-95250</wp:posOffset>
          </wp:positionH>
          <wp:positionV relativeFrom="paragraph">
            <wp:posOffset>58420</wp:posOffset>
          </wp:positionV>
          <wp:extent cx="750570" cy="914400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057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72767">
      <w:rPr>
        <w:b/>
      </w:rPr>
      <w:t xml:space="preserve">                         </w:t>
    </w:r>
    <w:del w:id="0" w:author="Hector" w:date="2018-08-10T12:37:00Z">
      <w:r w:rsidRPr="00372767" w:rsidDel="00B516A8">
        <w:rPr>
          <w:b/>
        </w:rPr>
        <w:delText xml:space="preserve">                  </w:delText>
      </w:r>
    </w:del>
  </w:p>
  <w:p w14:paraId="59876066" w14:textId="77777777" w:rsidR="001C3A2E" w:rsidRPr="001F218C" w:rsidRDefault="001C3A2E" w:rsidP="001C3A2E">
    <w:pPr>
      <w:pStyle w:val="Sinespaciado"/>
      <w:jc w:val="center"/>
      <w:rPr>
        <w:lang w:val="es-DO"/>
      </w:rPr>
    </w:pPr>
    <w:r w:rsidRPr="001F218C">
      <w:rPr>
        <w:lang w:val="es-DO"/>
      </w:rPr>
      <w:t>República Dominicana</w:t>
    </w:r>
  </w:p>
  <w:p w14:paraId="398A03F2" w14:textId="77777777" w:rsidR="001C3A2E" w:rsidRPr="001F218C" w:rsidRDefault="001C3A2E" w:rsidP="001C3A2E">
    <w:pPr>
      <w:pStyle w:val="Sinespaciado"/>
      <w:jc w:val="center"/>
      <w:rPr>
        <w:b/>
        <w:lang w:val="es-DO"/>
      </w:rPr>
    </w:pPr>
    <w:r w:rsidRPr="001F218C">
      <w:rPr>
        <w:b/>
        <w:lang w:val="es-DO"/>
      </w:rPr>
      <w:t>UNIVERSIDAD AUTÓNOMA DE SANTO DOMINGO</w:t>
    </w:r>
  </w:p>
  <w:p w14:paraId="7EC61B0D" w14:textId="77777777" w:rsidR="001C3A2E" w:rsidRDefault="001C3A2E" w:rsidP="001C3A2E">
    <w:pPr>
      <w:pStyle w:val="Sinespaciado"/>
      <w:jc w:val="center"/>
      <w:rPr>
        <w:b/>
        <w:lang w:val="es-DO"/>
      </w:rPr>
    </w:pPr>
    <w:r w:rsidRPr="00372767">
      <w:rPr>
        <w:b/>
        <w:lang w:val="es-DO"/>
      </w:rPr>
      <w:t>Facultad de Ciencias Económicas y Sociales</w:t>
    </w:r>
  </w:p>
  <w:p w14:paraId="1108AE26" w14:textId="77777777" w:rsidR="001C3A2E" w:rsidRDefault="001C3A2E" w:rsidP="001C3A2E">
    <w:pPr>
      <w:pStyle w:val="Sinespaciado"/>
      <w:jc w:val="center"/>
      <w:rPr>
        <w:b/>
        <w:lang w:val="es-DO"/>
      </w:rPr>
    </w:pPr>
    <w:r>
      <w:rPr>
        <w:b/>
        <w:lang w:val="es-DO"/>
      </w:rPr>
      <w:t>Escuela de Contabilidad</w:t>
    </w:r>
  </w:p>
  <w:p w14:paraId="150D94FD" w14:textId="77777777" w:rsidR="001C3A2E" w:rsidRDefault="001C3A2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06CCC"/>
    <w:multiLevelType w:val="hybridMultilevel"/>
    <w:tmpl w:val="3A5065A4"/>
    <w:lvl w:ilvl="0" w:tplc="B6D6A2FC">
      <w:start w:val="1"/>
      <w:numFmt w:val="decimal"/>
      <w:lvlText w:val="%1."/>
      <w:lvlJc w:val="left"/>
      <w:pPr>
        <w:ind w:left="850" w:hanging="360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es-ES" w:eastAsia="es-ES" w:bidi="es-ES"/>
      </w:rPr>
    </w:lvl>
    <w:lvl w:ilvl="1" w:tplc="2F961C38">
      <w:start w:val="1"/>
      <w:numFmt w:val="lowerLetter"/>
      <w:lvlText w:val="%2)"/>
      <w:lvlJc w:val="left"/>
      <w:pPr>
        <w:ind w:left="1560" w:hanging="425"/>
      </w:pPr>
      <w:rPr>
        <w:rFonts w:ascii="Times New Roman" w:eastAsia="Times New Roman" w:hAnsi="Times New Roman" w:cs="Times New Roman" w:hint="default"/>
        <w:spacing w:val="-26"/>
        <w:w w:val="99"/>
        <w:sz w:val="24"/>
        <w:szCs w:val="24"/>
        <w:lang w:val="es-ES" w:eastAsia="es-ES" w:bidi="es-ES"/>
      </w:rPr>
    </w:lvl>
    <w:lvl w:ilvl="2" w:tplc="11BA5432">
      <w:numFmt w:val="bullet"/>
      <w:lvlText w:val="•"/>
      <w:lvlJc w:val="left"/>
      <w:pPr>
        <w:ind w:left="2362" w:hanging="425"/>
      </w:pPr>
      <w:rPr>
        <w:rFonts w:hint="default"/>
        <w:lang w:val="es-ES" w:eastAsia="es-ES" w:bidi="es-ES"/>
      </w:rPr>
    </w:lvl>
    <w:lvl w:ilvl="3" w:tplc="90B27CE0">
      <w:numFmt w:val="bullet"/>
      <w:lvlText w:val="•"/>
      <w:lvlJc w:val="left"/>
      <w:pPr>
        <w:ind w:left="3165" w:hanging="425"/>
      </w:pPr>
      <w:rPr>
        <w:rFonts w:hint="default"/>
        <w:lang w:val="es-ES" w:eastAsia="es-ES" w:bidi="es-ES"/>
      </w:rPr>
    </w:lvl>
    <w:lvl w:ilvl="4" w:tplc="0F4A0AD6">
      <w:numFmt w:val="bullet"/>
      <w:lvlText w:val="•"/>
      <w:lvlJc w:val="left"/>
      <w:pPr>
        <w:ind w:left="3968" w:hanging="425"/>
      </w:pPr>
      <w:rPr>
        <w:rFonts w:hint="default"/>
        <w:lang w:val="es-ES" w:eastAsia="es-ES" w:bidi="es-ES"/>
      </w:rPr>
    </w:lvl>
    <w:lvl w:ilvl="5" w:tplc="29D07980">
      <w:numFmt w:val="bullet"/>
      <w:lvlText w:val="•"/>
      <w:lvlJc w:val="left"/>
      <w:pPr>
        <w:ind w:left="4771" w:hanging="425"/>
      </w:pPr>
      <w:rPr>
        <w:rFonts w:hint="default"/>
        <w:lang w:val="es-ES" w:eastAsia="es-ES" w:bidi="es-ES"/>
      </w:rPr>
    </w:lvl>
    <w:lvl w:ilvl="6" w:tplc="9E3A9B3A">
      <w:numFmt w:val="bullet"/>
      <w:lvlText w:val="•"/>
      <w:lvlJc w:val="left"/>
      <w:pPr>
        <w:ind w:left="5574" w:hanging="425"/>
      </w:pPr>
      <w:rPr>
        <w:rFonts w:hint="default"/>
        <w:lang w:val="es-ES" w:eastAsia="es-ES" w:bidi="es-ES"/>
      </w:rPr>
    </w:lvl>
    <w:lvl w:ilvl="7" w:tplc="9CE68A32">
      <w:numFmt w:val="bullet"/>
      <w:lvlText w:val="•"/>
      <w:lvlJc w:val="left"/>
      <w:pPr>
        <w:ind w:left="6377" w:hanging="425"/>
      </w:pPr>
      <w:rPr>
        <w:rFonts w:hint="default"/>
        <w:lang w:val="es-ES" w:eastAsia="es-ES" w:bidi="es-ES"/>
      </w:rPr>
    </w:lvl>
    <w:lvl w:ilvl="8" w:tplc="12602E9E">
      <w:numFmt w:val="bullet"/>
      <w:lvlText w:val="•"/>
      <w:lvlJc w:val="left"/>
      <w:pPr>
        <w:ind w:left="7180" w:hanging="425"/>
      </w:pPr>
      <w:rPr>
        <w:rFonts w:hint="default"/>
        <w:lang w:val="es-ES" w:eastAsia="es-ES" w:bidi="es-ES"/>
      </w:rPr>
    </w:lvl>
  </w:abstractNum>
  <w:abstractNum w:abstractNumId="1" w15:restartNumberingAfterBreak="0">
    <w:nsid w:val="1DB570E4"/>
    <w:multiLevelType w:val="hybridMultilevel"/>
    <w:tmpl w:val="7DBC3D04"/>
    <w:lvl w:ilvl="0" w:tplc="1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C0054F"/>
    <w:multiLevelType w:val="hybridMultilevel"/>
    <w:tmpl w:val="B970B0E0"/>
    <w:lvl w:ilvl="0" w:tplc="2B1888BE">
      <w:start w:val="1"/>
      <w:numFmt w:val="lowerLetter"/>
      <w:lvlText w:val="%1)"/>
      <w:lvlJc w:val="left"/>
      <w:pPr>
        <w:ind w:left="862" w:hanging="360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es-ES" w:eastAsia="es-ES" w:bidi="es-ES"/>
      </w:rPr>
    </w:lvl>
    <w:lvl w:ilvl="1" w:tplc="5A7015F4">
      <w:numFmt w:val="bullet"/>
      <w:lvlText w:val="•"/>
      <w:lvlJc w:val="left"/>
      <w:pPr>
        <w:ind w:left="1652" w:hanging="360"/>
      </w:pPr>
      <w:rPr>
        <w:rFonts w:hint="default"/>
        <w:lang w:val="es-ES" w:eastAsia="es-ES" w:bidi="es-ES"/>
      </w:rPr>
    </w:lvl>
    <w:lvl w:ilvl="2" w:tplc="A412D070">
      <w:numFmt w:val="bullet"/>
      <w:lvlText w:val="•"/>
      <w:lvlJc w:val="left"/>
      <w:pPr>
        <w:ind w:left="2445" w:hanging="360"/>
      </w:pPr>
      <w:rPr>
        <w:rFonts w:hint="default"/>
        <w:lang w:val="es-ES" w:eastAsia="es-ES" w:bidi="es-ES"/>
      </w:rPr>
    </w:lvl>
    <w:lvl w:ilvl="3" w:tplc="D8F6F848">
      <w:numFmt w:val="bullet"/>
      <w:lvlText w:val="•"/>
      <w:lvlJc w:val="left"/>
      <w:pPr>
        <w:ind w:left="3237" w:hanging="360"/>
      </w:pPr>
      <w:rPr>
        <w:rFonts w:hint="default"/>
        <w:lang w:val="es-ES" w:eastAsia="es-ES" w:bidi="es-ES"/>
      </w:rPr>
    </w:lvl>
    <w:lvl w:ilvl="4" w:tplc="99F024BA">
      <w:numFmt w:val="bullet"/>
      <w:lvlText w:val="•"/>
      <w:lvlJc w:val="left"/>
      <w:pPr>
        <w:ind w:left="4030" w:hanging="360"/>
      </w:pPr>
      <w:rPr>
        <w:rFonts w:hint="default"/>
        <w:lang w:val="es-ES" w:eastAsia="es-ES" w:bidi="es-ES"/>
      </w:rPr>
    </w:lvl>
    <w:lvl w:ilvl="5" w:tplc="44B666F6">
      <w:numFmt w:val="bullet"/>
      <w:lvlText w:val="•"/>
      <w:lvlJc w:val="left"/>
      <w:pPr>
        <w:ind w:left="4823" w:hanging="360"/>
      </w:pPr>
      <w:rPr>
        <w:rFonts w:hint="default"/>
        <w:lang w:val="es-ES" w:eastAsia="es-ES" w:bidi="es-ES"/>
      </w:rPr>
    </w:lvl>
    <w:lvl w:ilvl="6" w:tplc="4E78B1FC">
      <w:numFmt w:val="bullet"/>
      <w:lvlText w:val="•"/>
      <w:lvlJc w:val="left"/>
      <w:pPr>
        <w:ind w:left="5615" w:hanging="360"/>
      </w:pPr>
      <w:rPr>
        <w:rFonts w:hint="default"/>
        <w:lang w:val="es-ES" w:eastAsia="es-ES" w:bidi="es-ES"/>
      </w:rPr>
    </w:lvl>
    <w:lvl w:ilvl="7" w:tplc="BDD29A14">
      <w:numFmt w:val="bullet"/>
      <w:lvlText w:val="•"/>
      <w:lvlJc w:val="left"/>
      <w:pPr>
        <w:ind w:left="6408" w:hanging="360"/>
      </w:pPr>
      <w:rPr>
        <w:rFonts w:hint="default"/>
        <w:lang w:val="es-ES" w:eastAsia="es-ES" w:bidi="es-ES"/>
      </w:rPr>
    </w:lvl>
    <w:lvl w:ilvl="8" w:tplc="7FFA1E70">
      <w:numFmt w:val="bullet"/>
      <w:lvlText w:val="•"/>
      <w:lvlJc w:val="left"/>
      <w:pPr>
        <w:ind w:left="7201" w:hanging="360"/>
      </w:pPr>
      <w:rPr>
        <w:rFonts w:hint="default"/>
        <w:lang w:val="es-ES" w:eastAsia="es-ES" w:bidi="es-ES"/>
      </w:rPr>
    </w:lvl>
  </w:abstractNum>
  <w:abstractNum w:abstractNumId="3" w15:restartNumberingAfterBreak="0">
    <w:nsid w:val="2EC86DC4"/>
    <w:multiLevelType w:val="multilevel"/>
    <w:tmpl w:val="8CF88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463FA2"/>
    <w:multiLevelType w:val="hybridMultilevel"/>
    <w:tmpl w:val="CED8B280"/>
    <w:lvl w:ilvl="0" w:tplc="0409000F">
      <w:start w:val="1"/>
      <w:numFmt w:val="decimal"/>
      <w:lvlText w:val="%1."/>
      <w:lvlJc w:val="left"/>
      <w:pPr>
        <w:ind w:left="1582" w:hanging="360"/>
      </w:pPr>
    </w:lvl>
    <w:lvl w:ilvl="1" w:tplc="1C0A0019" w:tentative="1">
      <w:start w:val="1"/>
      <w:numFmt w:val="lowerLetter"/>
      <w:lvlText w:val="%2."/>
      <w:lvlJc w:val="left"/>
      <w:pPr>
        <w:ind w:left="2302" w:hanging="360"/>
      </w:pPr>
    </w:lvl>
    <w:lvl w:ilvl="2" w:tplc="1C0A001B" w:tentative="1">
      <w:start w:val="1"/>
      <w:numFmt w:val="lowerRoman"/>
      <w:lvlText w:val="%3."/>
      <w:lvlJc w:val="right"/>
      <w:pPr>
        <w:ind w:left="3022" w:hanging="180"/>
      </w:pPr>
    </w:lvl>
    <w:lvl w:ilvl="3" w:tplc="1C0A000F" w:tentative="1">
      <w:start w:val="1"/>
      <w:numFmt w:val="decimal"/>
      <w:lvlText w:val="%4."/>
      <w:lvlJc w:val="left"/>
      <w:pPr>
        <w:ind w:left="3742" w:hanging="360"/>
      </w:pPr>
    </w:lvl>
    <w:lvl w:ilvl="4" w:tplc="1C0A0019" w:tentative="1">
      <w:start w:val="1"/>
      <w:numFmt w:val="lowerLetter"/>
      <w:lvlText w:val="%5."/>
      <w:lvlJc w:val="left"/>
      <w:pPr>
        <w:ind w:left="4462" w:hanging="360"/>
      </w:pPr>
    </w:lvl>
    <w:lvl w:ilvl="5" w:tplc="1C0A001B" w:tentative="1">
      <w:start w:val="1"/>
      <w:numFmt w:val="lowerRoman"/>
      <w:lvlText w:val="%6."/>
      <w:lvlJc w:val="right"/>
      <w:pPr>
        <w:ind w:left="5182" w:hanging="180"/>
      </w:pPr>
    </w:lvl>
    <w:lvl w:ilvl="6" w:tplc="1C0A000F" w:tentative="1">
      <w:start w:val="1"/>
      <w:numFmt w:val="decimal"/>
      <w:lvlText w:val="%7."/>
      <w:lvlJc w:val="left"/>
      <w:pPr>
        <w:ind w:left="5902" w:hanging="360"/>
      </w:pPr>
    </w:lvl>
    <w:lvl w:ilvl="7" w:tplc="1C0A0019" w:tentative="1">
      <w:start w:val="1"/>
      <w:numFmt w:val="lowerLetter"/>
      <w:lvlText w:val="%8."/>
      <w:lvlJc w:val="left"/>
      <w:pPr>
        <w:ind w:left="6622" w:hanging="360"/>
      </w:pPr>
    </w:lvl>
    <w:lvl w:ilvl="8" w:tplc="1C0A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5" w15:restartNumberingAfterBreak="0">
    <w:nsid w:val="5E9672FC"/>
    <w:multiLevelType w:val="hybridMultilevel"/>
    <w:tmpl w:val="DD521A62"/>
    <w:lvl w:ilvl="0" w:tplc="1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1F4DD5"/>
    <w:multiLevelType w:val="multilevel"/>
    <w:tmpl w:val="4E2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7129F3"/>
    <w:multiLevelType w:val="hybridMultilevel"/>
    <w:tmpl w:val="312A6BDC"/>
    <w:lvl w:ilvl="0" w:tplc="1C0A0001">
      <w:start w:val="1"/>
      <w:numFmt w:val="bullet"/>
      <w:lvlText w:val=""/>
      <w:lvlJc w:val="left"/>
      <w:pPr>
        <w:ind w:left="1221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6"/>
  </w:num>
  <w:num w:numId="6">
    <w:abstractNumId w:val="3"/>
  </w:num>
  <w:num w:numId="7">
    <w:abstractNumId w:val="7"/>
  </w:num>
  <w:num w:numId="8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Hector">
    <w15:presenceInfo w15:providerId="None" w15:userId="Hec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B0A"/>
    <w:rsid w:val="00042F4D"/>
    <w:rsid w:val="001401A4"/>
    <w:rsid w:val="001C3A2E"/>
    <w:rsid w:val="00321B93"/>
    <w:rsid w:val="00336923"/>
    <w:rsid w:val="003F31F5"/>
    <w:rsid w:val="004647C3"/>
    <w:rsid w:val="004D4F52"/>
    <w:rsid w:val="005A0587"/>
    <w:rsid w:val="005F0B0A"/>
    <w:rsid w:val="00607860"/>
    <w:rsid w:val="00656830"/>
    <w:rsid w:val="006C590E"/>
    <w:rsid w:val="00700574"/>
    <w:rsid w:val="007809CE"/>
    <w:rsid w:val="007921FD"/>
    <w:rsid w:val="007B7FFA"/>
    <w:rsid w:val="00844E30"/>
    <w:rsid w:val="009414C8"/>
    <w:rsid w:val="009619C2"/>
    <w:rsid w:val="00A13C3C"/>
    <w:rsid w:val="00A2487A"/>
    <w:rsid w:val="00AC1D54"/>
    <w:rsid w:val="00AD3898"/>
    <w:rsid w:val="00B13B40"/>
    <w:rsid w:val="00BF2ADF"/>
    <w:rsid w:val="00C5086A"/>
    <w:rsid w:val="00C66E84"/>
    <w:rsid w:val="00C82146"/>
    <w:rsid w:val="00D90098"/>
    <w:rsid w:val="00DD4C52"/>
    <w:rsid w:val="00DF1321"/>
    <w:rsid w:val="00E07598"/>
    <w:rsid w:val="00E3260A"/>
    <w:rsid w:val="00E70670"/>
    <w:rsid w:val="00EE7520"/>
    <w:rsid w:val="00FA68CD"/>
    <w:rsid w:val="00FB3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841EDA"/>
  <w15:docId w15:val="{C7A9CB1D-54EF-4330-A7D9-1FCFF896B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es-ES" w:eastAsia="es-ES" w:bidi="es-ES"/>
    </w:rPr>
  </w:style>
  <w:style w:type="paragraph" w:styleId="Ttulo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0759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86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Sinespaciado">
    <w:name w:val="No Spacing"/>
    <w:uiPriority w:val="1"/>
    <w:qFormat/>
    <w:rsid w:val="00A2487A"/>
    <w:rPr>
      <w:rFonts w:ascii="Times New Roman" w:eastAsia="Times New Roman" w:hAnsi="Times New Roman" w:cs="Times New Roman"/>
      <w:lang w:val="es-ES" w:eastAsia="es-ES" w:bidi="es-ES"/>
    </w:rPr>
  </w:style>
  <w:style w:type="paragraph" w:styleId="Encabezado">
    <w:name w:val="header"/>
    <w:basedOn w:val="Normal"/>
    <w:link w:val="EncabezadoCar"/>
    <w:uiPriority w:val="99"/>
    <w:unhideWhenUsed/>
    <w:rsid w:val="001C3A2E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C3A2E"/>
    <w:rPr>
      <w:rFonts w:ascii="Times New Roman" w:eastAsia="Times New Roman" w:hAnsi="Times New Roman" w:cs="Times New Roman"/>
      <w:lang w:val="es-ES" w:eastAsia="es-ES" w:bidi="es-ES"/>
    </w:rPr>
  </w:style>
  <w:style w:type="paragraph" w:styleId="Piedepgina">
    <w:name w:val="footer"/>
    <w:basedOn w:val="Normal"/>
    <w:link w:val="PiedepginaCar"/>
    <w:uiPriority w:val="99"/>
    <w:unhideWhenUsed/>
    <w:rsid w:val="001C3A2E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C3A2E"/>
    <w:rPr>
      <w:rFonts w:ascii="Times New Roman" w:eastAsia="Times New Roman" w:hAnsi="Times New Roman" w:cs="Times New Roman"/>
      <w:lang w:val="es-ES" w:eastAsia="es-ES" w:bidi="es-ES"/>
    </w:rPr>
  </w:style>
  <w:style w:type="character" w:customStyle="1" w:styleId="Ttulo3Car">
    <w:name w:val="Título 3 Car"/>
    <w:basedOn w:val="Fuentedeprrafopredeter"/>
    <w:link w:val="Ttulo3"/>
    <w:uiPriority w:val="9"/>
    <w:rsid w:val="00E0759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 w:bidi="es-ES"/>
    </w:rPr>
  </w:style>
  <w:style w:type="table" w:styleId="Tablaconcuadrcula">
    <w:name w:val="Table Grid"/>
    <w:basedOn w:val="Tablanormal"/>
    <w:uiPriority w:val="39"/>
    <w:rsid w:val="00C82146"/>
    <w:pPr>
      <w:widowControl/>
      <w:autoSpaceDE/>
      <w:autoSpaceDN/>
    </w:pPr>
    <w:rPr>
      <w:lang w:val="es-D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http://3.bp.blogspot.com/_Uu58SQbLpI0/SsKccLjCxrI/AAAAAAAAAn8/nnfkgNW22sA/s320/1197121534321832681capellan2000_Escudo_Nacional_Dominicano.svg.hi.png" TargetMode="External"/><Relationship Id="rId2" Type="http://schemas.openxmlformats.org/officeDocument/2006/relationships/image" Target="media/image2.png"/><Relationship Id="rId1" Type="http://schemas.openxmlformats.org/officeDocument/2006/relationships/hyperlink" Target="http://3.bp.blogspot.com/_Uu58SQbLpI0/SsKccLjCxrI/AAAAAAAAAn8/nnfkgNW22sA/s1600-h/1197121534321832681capellan2000_Escudo_Nacional_Dominicano.svg.hi.png" TargetMode="External"/><Relationship Id="rId6" Type="http://schemas.openxmlformats.org/officeDocument/2006/relationships/image" Target="media/image4.png"/><Relationship Id="rId5" Type="http://schemas.openxmlformats.org/officeDocument/2006/relationships/image" Target="http://img269.imageshack.us/img269/2711/facultadeconomagrandexbe.jpg" TargetMode="External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627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HP</cp:lastModifiedBy>
  <cp:revision>28</cp:revision>
  <cp:lastPrinted>2020-01-14T07:15:00Z</cp:lastPrinted>
  <dcterms:created xsi:type="dcterms:W3CDTF">2020-01-14T06:54:00Z</dcterms:created>
  <dcterms:modified xsi:type="dcterms:W3CDTF">2025-02-19T23:50:00Z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2020-01-14T00:00:00Z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2020-01-14T00:00:00Z</vt:filetime>
  </property>
</Properties>
</file>